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C6EA05C" w14:textId="3DD539DD" w:rsidR="00A52D52" w:rsidRPr="00E518ED" w:rsidRDefault="004A7DF8" w:rsidP="4D5252EA">
      <w:pPr>
        <w:rPr>
          <w:rFonts w:asciiTheme="majorHAnsi" w:hAnsiTheme="majorHAnsi"/>
          <w:sz w:val="56"/>
          <w:szCs w:val="56"/>
        </w:rPr>
      </w:pPr>
      <w:r>
        <w:rPr>
          <w:rFonts w:asciiTheme="majorHAnsi" w:hAnsiTheme="majorHAnsi"/>
          <w:sz w:val="56"/>
          <w:szCs w:val="56"/>
        </w:rPr>
        <w:t>Predicting Bank Defaulters using Machine Learning</w:t>
      </w:r>
    </w:p>
    <w:p w14:paraId="1BA3B19B" w14:textId="06157111" w:rsidR="3DA41DEE" w:rsidRDefault="3DA41DEE" w:rsidP="5EC65EC0">
      <w:r>
        <w:t>By Jack Skelton</w:t>
      </w:r>
    </w:p>
    <w:p w14:paraId="412834E9" w14:textId="118EF0C3" w:rsidR="12FDF8F4" w:rsidRDefault="12FDF8F4" w:rsidP="4D5252EA">
      <w:pPr>
        <w:pStyle w:val="Heading1"/>
      </w:pPr>
      <w:bookmarkStart w:id="0" w:name="_Toc195443066"/>
      <w:r>
        <w:t>Tables of contents</w:t>
      </w:r>
      <w:bookmarkEnd w:id="0"/>
    </w:p>
    <w:sdt>
      <w:sdtPr>
        <w:id w:val="1007284739"/>
        <w:docPartObj>
          <w:docPartGallery w:val="Table of Contents"/>
          <w:docPartUnique/>
        </w:docPartObj>
      </w:sdtPr>
      <w:sdtEndPr/>
      <w:sdtContent>
        <w:p w14:paraId="4B260AB6" w14:textId="64276F9D" w:rsidR="00BA0F77" w:rsidRDefault="00F5084C">
          <w:pPr>
            <w:pStyle w:val="TOC1"/>
            <w:tabs>
              <w:tab w:val="right" w:leader="dot" w:pos="9350"/>
            </w:tabs>
            <w:rPr>
              <w:noProof/>
              <w:kern w:val="2"/>
              <w:lang w:val="en-GB" w:eastAsia="en-GB"/>
              <w14:ligatures w14:val="standardContextual"/>
            </w:rPr>
          </w:pPr>
          <w:r>
            <w:fldChar w:fldCharType="begin"/>
          </w:r>
          <w:r w:rsidR="4D5252EA">
            <w:instrText>TOC \o "1-9" \z \u \h</w:instrText>
          </w:r>
          <w:r>
            <w:fldChar w:fldCharType="separate"/>
          </w:r>
          <w:hyperlink w:anchor="_Toc195443066" w:history="1">
            <w:r w:rsidR="00BA0F77" w:rsidRPr="007C3348">
              <w:rPr>
                <w:rStyle w:val="Hyperlink"/>
                <w:noProof/>
              </w:rPr>
              <w:t>Tables of contents</w:t>
            </w:r>
            <w:r w:rsidR="00BA0F77">
              <w:rPr>
                <w:noProof/>
                <w:webHidden/>
              </w:rPr>
              <w:tab/>
            </w:r>
            <w:r w:rsidR="00BA0F77">
              <w:rPr>
                <w:noProof/>
                <w:webHidden/>
              </w:rPr>
              <w:fldChar w:fldCharType="begin"/>
            </w:r>
            <w:r w:rsidR="00BA0F77">
              <w:rPr>
                <w:noProof/>
                <w:webHidden/>
              </w:rPr>
              <w:instrText xml:space="preserve"> PAGEREF _Toc195443066 \h </w:instrText>
            </w:r>
            <w:r w:rsidR="00BA0F77">
              <w:rPr>
                <w:noProof/>
                <w:webHidden/>
              </w:rPr>
            </w:r>
            <w:r w:rsidR="00BA0F77">
              <w:rPr>
                <w:noProof/>
                <w:webHidden/>
              </w:rPr>
              <w:fldChar w:fldCharType="separate"/>
            </w:r>
            <w:r w:rsidR="00912F88">
              <w:rPr>
                <w:noProof/>
                <w:webHidden/>
              </w:rPr>
              <w:t>1</w:t>
            </w:r>
            <w:r w:rsidR="00BA0F77">
              <w:rPr>
                <w:noProof/>
                <w:webHidden/>
              </w:rPr>
              <w:fldChar w:fldCharType="end"/>
            </w:r>
          </w:hyperlink>
        </w:p>
        <w:p w14:paraId="0D75CA47" w14:textId="7AE21B79" w:rsidR="00BA0F77" w:rsidRDefault="00BA0F77">
          <w:pPr>
            <w:pStyle w:val="TOC1"/>
            <w:tabs>
              <w:tab w:val="right" w:leader="dot" w:pos="9350"/>
            </w:tabs>
            <w:rPr>
              <w:noProof/>
              <w:kern w:val="2"/>
              <w:lang w:val="en-GB" w:eastAsia="en-GB"/>
              <w14:ligatures w14:val="standardContextual"/>
            </w:rPr>
          </w:pPr>
          <w:hyperlink w:anchor="_Toc195443067" w:history="1">
            <w:r w:rsidRPr="007C3348">
              <w:rPr>
                <w:rStyle w:val="Hyperlink"/>
                <w:noProof/>
              </w:rPr>
              <w:t>Table of figures</w:t>
            </w:r>
            <w:r>
              <w:rPr>
                <w:noProof/>
                <w:webHidden/>
              </w:rPr>
              <w:tab/>
            </w:r>
            <w:r>
              <w:rPr>
                <w:noProof/>
                <w:webHidden/>
              </w:rPr>
              <w:fldChar w:fldCharType="begin"/>
            </w:r>
            <w:r>
              <w:rPr>
                <w:noProof/>
                <w:webHidden/>
              </w:rPr>
              <w:instrText xml:space="preserve"> PAGEREF _Toc195443067 \h </w:instrText>
            </w:r>
            <w:r>
              <w:rPr>
                <w:noProof/>
                <w:webHidden/>
              </w:rPr>
            </w:r>
            <w:r>
              <w:rPr>
                <w:noProof/>
                <w:webHidden/>
              </w:rPr>
              <w:fldChar w:fldCharType="separate"/>
            </w:r>
            <w:r w:rsidR="00912F88">
              <w:rPr>
                <w:noProof/>
                <w:webHidden/>
              </w:rPr>
              <w:t>2</w:t>
            </w:r>
            <w:r>
              <w:rPr>
                <w:noProof/>
                <w:webHidden/>
              </w:rPr>
              <w:fldChar w:fldCharType="end"/>
            </w:r>
          </w:hyperlink>
        </w:p>
        <w:p w14:paraId="7ADDB751" w14:textId="3AB30504" w:rsidR="00BA0F77" w:rsidRDefault="00BA0F77">
          <w:pPr>
            <w:pStyle w:val="TOC1"/>
            <w:tabs>
              <w:tab w:val="right" w:leader="dot" w:pos="9350"/>
            </w:tabs>
            <w:rPr>
              <w:noProof/>
              <w:kern w:val="2"/>
              <w:lang w:val="en-GB" w:eastAsia="en-GB"/>
              <w14:ligatures w14:val="standardContextual"/>
            </w:rPr>
          </w:pPr>
          <w:hyperlink w:anchor="_Toc195443068" w:history="1">
            <w:r w:rsidRPr="007C3348">
              <w:rPr>
                <w:rStyle w:val="Hyperlink"/>
                <w:noProof/>
              </w:rPr>
              <w:t>Project aim</w:t>
            </w:r>
            <w:r>
              <w:rPr>
                <w:noProof/>
                <w:webHidden/>
              </w:rPr>
              <w:tab/>
            </w:r>
            <w:r>
              <w:rPr>
                <w:noProof/>
                <w:webHidden/>
              </w:rPr>
              <w:fldChar w:fldCharType="begin"/>
            </w:r>
            <w:r>
              <w:rPr>
                <w:noProof/>
                <w:webHidden/>
              </w:rPr>
              <w:instrText xml:space="preserve"> PAGEREF _Toc195443068 \h </w:instrText>
            </w:r>
            <w:r>
              <w:rPr>
                <w:noProof/>
                <w:webHidden/>
              </w:rPr>
            </w:r>
            <w:r>
              <w:rPr>
                <w:noProof/>
                <w:webHidden/>
              </w:rPr>
              <w:fldChar w:fldCharType="separate"/>
            </w:r>
            <w:r w:rsidR="00912F88">
              <w:rPr>
                <w:noProof/>
                <w:webHidden/>
              </w:rPr>
              <w:t>3</w:t>
            </w:r>
            <w:r>
              <w:rPr>
                <w:noProof/>
                <w:webHidden/>
              </w:rPr>
              <w:fldChar w:fldCharType="end"/>
            </w:r>
          </w:hyperlink>
        </w:p>
        <w:p w14:paraId="26CEA11A" w14:textId="04B70CD9" w:rsidR="00BA0F77" w:rsidRDefault="00BA0F77">
          <w:pPr>
            <w:pStyle w:val="TOC1"/>
            <w:tabs>
              <w:tab w:val="right" w:leader="dot" w:pos="9350"/>
            </w:tabs>
            <w:rPr>
              <w:noProof/>
              <w:kern w:val="2"/>
              <w:lang w:val="en-GB" w:eastAsia="en-GB"/>
              <w14:ligatures w14:val="standardContextual"/>
            </w:rPr>
          </w:pPr>
          <w:hyperlink w:anchor="_Toc195443069" w:history="1">
            <w:r w:rsidRPr="007C3348">
              <w:rPr>
                <w:rStyle w:val="Hyperlink"/>
                <w:noProof/>
              </w:rPr>
              <w:t>Project expectations</w:t>
            </w:r>
            <w:r>
              <w:rPr>
                <w:noProof/>
                <w:webHidden/>
              </w:rPr>
              <w:tab/>
            </w:r>
            <w:r>
              <w:rPr>
                <w:noProof/>
                <w:webHidden/>
              </w:rPr>
              <w:fldChar w:fldCharType="begin"/>
            </w:r>
            <w:r>
              <w:rPr>
                <w:noProof/>
                <w:webHidden/>
              </w:rPr>
              <w:instrText xml:space="preserve"> PAGEREF _Toc195443069 \h </w:instrText>
            </w:r>
            <w:r>
              <w:rPr>
                <w:noProof/>
                <w:webHidden/>
              </w:rPr>
            </w:r>
            <w:r>
              <w:rPr>
                <w:noProof/>
                <w:webHidden/>
              </w:rPr>
              <w:fldChar w:fldCharType="separate"/>
            </w:r>
            <w:r w:rsidR="00912F88">
              <w:rPr>
                <w:noProof/>
                <w:webHidden/>
              </w:rPr>
              <w:t>3</w:t>
            </w:r>
            <w:r>
              <w:rPr>
                <w:noProof/>
                <w:webHidden/>
              </w:rPr>
              <w:fldChar w:fldCharType="end"/>
            </w:r>
          </w:hyperlink>
        </w:p>
        <w:p w14:paraId="600733E4" w14:textId="109055F1" w:rsidR="00BA0F77" w:rsidRDefault="00BA0F77">
          <w:pPr>
            <w:pStyle w:val="TOC1"/>
            <w:tabs>
              <w:tab w:val="right" w:leader="dot" w:pos="9350"/>
            </w:tabs>
            <w:rPr>
              <w:noProof/>
              <w:kern w:val="2"/>
              <w:lang w:val="en-GB" w:eastAsia="en-GB"/>
              <w14:ligatures w14:val="standardContextual"/>
            </w:rPr>
          </w:pPr>
          <w:hyperlink w:anchor="_Toc195443070" w:history="1">
            <w:r w:rsidRPr="007C3348">
              <w:rPr>
                <w:rStyle w:val="Hyperlink"/>
                <w:noProof/>
              </w:rPr>
              <w:t>Literature Review</w:t>
            </w:r>
            <w:r>
              <w:rPr>
                <w:noProof/>
                <w:webHidden/>
              </w:rPr>
              <w:tab/>
            </w:r>
            <w:r>
              <w:rPr>
                <w:noProof/>
                <w:webHidden/>
              </w:rPr>
              <w:fldChar w:fldCharType="begin"/>
            </w:r>
            <w:r>
              <w:rPr>
                <w:noProof/>
                <w:webHidden/>
              </w:rPr>
              <w:instrText xml:space="preserve"> PAGEREF _Toc195443070 \h </w:instrText>
            </w:r>
            <w:r>
              <w:rPr>
                <w:noProof/>
                <w:webHidden/>
              </w:rPr>
            </w:r>
            <w:r>
              <w:rPr>
                <w:noProof/>
                <w:webHidden/>
              </w:rPr>
              <w:fldChar w:fldCharType="separate"/>
            </w:r>
            <w:r w:rsidR="00912F88">
              <w:rPr>
                <w:noProof/>
                <w:webHidden/>
              </w:rPr>
              <w:t>6</w:t>
            </w:r>
            <w:r>
              <w:rPr>
                <w:noProof/>
                <w:webHidden/>
              </w:rPr>
              <w:fldChar w:fldCharType="end"/>
            </w:r>
          </w:hyperlink>
        </w:p>
        <w:p w14:paraId="0F5E9CAE" w14:textId="6EBE07A2" w:rsidR="00BA0F77" w:rsidRDefault="00BA0F77">
          <w:pPr>
            <w:pStyle w:val="TOC2"/>
            <w:tabs>
              <w:tab w:val="right" w:leader="dot" w:pos="9350"/>
            </w:tabs>
            <w:rPr>
              <w:noProof/>
              <w:kern w:val="2"/>
              <w:lang w:val="en-GB" w:eastAsia="en-GB"/>
              <w14:ligatures w14:val="standardContextual"/>
            </w:rPr>
          </w:pPr>
          <w:hyperlink w:anchor="_Toc195443071" w:history="1">
            <w:r w:rsidRPr="007C3348">
              <w:rPr>
                <w:rStyle w:val="Hyperlink"/>
                <w:noProof/>
              </w:rPr>
              <w:t>Methodologies researched</w:t>
            </w:r>
            <w:r>
              <w:rPr>
                <w:noProof/>
                <w:webHidden/>
              </w:rPr>
              <w:tab/>
            </w:r>
            <w:r>
              <w:rPr>
                <w:noProof/>
                <w:webHidden/>
              </w:rPr>
              <w:fldChar w:fldCharType="begin"/>
            </w:r>
            <w:r>
              <w:rPr>
                <w:noProof/>
                <w:webHidden/>
              </w:rPr>
              <w:instrText xml:space="preserve"> PAGEREF _Toc195443071 \h </w:instrText>
            </w:r>
            <w:r>
              <w:rPr>
                <w:noProof/>
                <w:webHidden/>
              </w:rPr>
            </w:r>
            <w:r>
              <w:rPr>
                <w:noProof/>
                <w:webHidden/>
              </w:rPr>
              <w:fldChar w:fldCharType="separate"/>
            </w:r>
            <w:r w:rsidR="00912F88">
              <w:rPr>
                <w:noProof/>
                <w:webHidden/>
              </w:rPr>
              <w:t>12</w:t>
            </w:r>
            <w:r>
              <w:rPr>
                <w:noProof/>
                <w:webHidden/>
              </w:rPr>
              <w:fldChar w:fldCharType="end"/>
            </w:r>
          </w:hyperlink>
        </w:p>
        <w:p w14:paraId="3BAD7370" w14:textId="681F03AC" w:rsidR="00BA0F77" w:rsidRDefault="00BA0F77">
          <w:pPr>
            <w:pStyle w:val="TOC3"/>
            <w:tabs>
              <w:tab w:val="right" w:leader="dot" w:pos="9350"/>
            </w:tabs>
            <w:rPr>
              <w:noProof/>
              <w:kern w:val="2"/>
              <w:lang w:val="en-GB" w:eastAsia="en-GB"/>
              <w14:ligatures w14:val="standardContextual"/>
            </w:rPr>
          </w:pPr>
          <w:hyperlink w:anchor="_Toc195443072" w:history="1">
            <w:r w:rsidRPr="007C3348">
              <w:rPr>
                <w:rStyle w:val="Hyperlink"/>
                <w:noProof/>
              </w:rPr>
              <w:t>Machine Learning Approach</w:t>
            </w:r>
            <w:r>
              <w:rPr>
                <w:noProof/>
                <w:webHidden/>
              </w:rPr>
              <w:tab/>
            </w:r>
            <w:r>
              <w:rPr>
                <w:noProof/>
                <w:webHidden/>
              </w:rPr>
              <w:fldChar w:fldCharType="begin"/>
            </w:r>
            <w:r>
              <w:rPr>
                <w:noProof/>
                <w:webHidden/>
              </w:rPr>
              <w:instrText xml:space="preserve"> PAGEREF _Toc195443072 \h </w:instrText>
            </w:r>
            <w:r>
              <w:rPr>
                <w:noProof/>
                <w:webHidden/>
              </w:rPr>
            </w:r>
            <w:r>
              <w:rPr>
                <w:noProof/>
                <w:webHidden/>
              </w:rPr>
              <w:fldChar w:fldCharType="separate"/>
            </w:r>
            <w:r w:rsidR="00912F88">
              <w:rPr>
                <w:noProof/>
                <w:webHidden/>
              </w:rPr>
              <w:t>12</w:t>
            </w:r>
            <w:r>
              <w:rPr>
                <w:noProof/>
                <w:webHidden/>
              </w:rPr>
              <w:fldChar w:fldCharType="end"/>
            </w:r>
          </w:hyperlink>
        </w:p>
        <w:p w14:paraId="08325A52" w14:textId="1DC00A4F" w:rsidR="00BA0F77" w:rsidRDefault="00BA0F77">
          <w:pPr>
            <w:pStyle w:val="TOC3"/>
            <w:tabs>
              <w:tab w:val="right" w:leader="dot" w:pos="9350"/>
            </w:tabs>
            <w:rPr>
              <w:noProof/>
              <w:kern w:val="2"/>
              <w:lang w:val="en-GB" w:eastAsia="en-GB"/>
              <w14:ligatures w14:val="standardContextual"/>
            </w:rPr>
          </w:pPr>
          <w:hyperlink w:anchor="_Toc195443073" w:history="1">
            <w:r w:rsidRPr="007C3348">
              <w:rPr>
                <w:rStyle w:val="Hyperlink"/>
                <w:noProof/>
              </w:rPr>
              <w:t>Heuristic Approach</w:t>
            </w:r>
            <w:r>
              <w:rPr>
                <w:noProof/>
                <w:webHidden/>
              </w:rPr>
              <w:tab/>
            </w:r>
            <w:r>
              <w:rPr>
                <w:noProof/>
                <w:webHidden/>
              </w:rPr>
              <w:fldChar w:fldCharType="begin"/>
            </w:r>
            <w:r>
              <w:rPr>
                <w:noProof/>
                <w:webHidden/>
              </w:rPr>
              <w:instrText xml:space="preserve"> PAGEREF _Toc195443073 \h </w:instrText>
            </w:r>
            <w:r>
              <w:rPr>
                <w:noProof/>
                <w:webHidden/>
              </w:rPr>
            </w:r>
            <w:r>
              <w:rPr>
                <w:noProof/>
                <w:webHidden/>
              </w:rPr>
              <w:fldChar w:fldCharType="separate"/>
            </w:r>
            <w:r w:rsidR="00912F88">
              <w:rPr>
                <w:noProof/>
                <w:webHidden/>
              </w:rPr>
              <w:t>13</w:t>
            </w:r>
            <w:r>
              <w:rPr>
                <w:noProof/>
                <w:webHidden/>
              </w:rPr>
              <w:fldChar w:fldCharType="end"/>
            </w:r>
          </w:hyperlink>
        </w:p>
        <w:p w14:paraId="0EBFABF9" w14:textId="11408C18" w:rsidR="00BA0F77" w:rsidRDefault="00BA0F77">
          <w:pPr>
            <w:pStyle w:val="TOC3"/>
            <w:tabs>
              <w:tab w:val="right" w:leader="dot" w:pos="9350"/>
            </w:tabs>
            <w:rPr>
              <w:noProof/>
              <w:kern w:val="2"/>
              <w:lang w:val="en-GB" w:eastAsia="en-GB"/>
              <w14:ligatures w14:val="standardContextual"/>
            </w:rPr>
          </w:pPr>
          <w:hyperlink w:anchor="_Toc195443074" w:history="1">
            <w:r w:rsidRPr="007C3348">
              <w:rPr>
                <w:rStyle w:val="Hyperlink"/>
                <w:noProof/>
              </w:rPr>
              <w:t>Conceptual System</w:t>
            </w:r>
            <w:r>
              <w:rPr>
                <w:noProof/>
                <w:webHidden/>
              </w:rPr>
              <w:tab/>
            </w:r>
            <w:r>
              <w:rPr>
                <w:noProof/>
                <w:webHidden/>
              </w:rPr>
              <w:fldChar w:fldCharType="begin"/>
            </w:r>
            <w:r>
              <w:rPr>
                <w:noProof/>
                <w:webHidden/>
              </w:rPr>
              <w:instrText xml:space="preserve"> PAGEREF _Toc195443074 \h </w:instrText>
            </w:r>
            <w:r>
              <w:rPr>
                <w:noProof/>
                <w:webHidden/>
              </w:rPr>
            </w:r>
            <w:r>
              <w:rPr>
                <w:noProof/>
                <w:webHidden/>
              </w:rPr>
              <w:fldChar w:fldCharType="separate"/>
            </w:r>
            <w:r w:rsidR="00912F88">
              <w:rPr>
                <w:noProof/>
                <w:webHidden/>
              </w:rPr>
              <w:t>14</w:t>
            </w:r>
            <w:r>
              <w:rPr>
                <w:noProof/>
                <w:webHidden/>
              </w:rPr>
              <w:fldChar w:fldCharType="end"/>
            </w:r>
          </w:hyperlink>
        </w:p>
        <w:p w14:paraId="6A351B10" w14:textId="68A4B1C5" w:rsidR="00BA0F77" w:rsidRDefault="00BA0F77">
          <w:pPr>
            <w:pStyle w:val="TOC2"/>
            <w:tabs>
              <w:tab w:val="right" w:leader="dot" w:pos="9350"/>
            </w:tabs>
            <w:rPr>
              <w:noProof/>
              <w:kern w:val="2"/>
              <w:lang w:val="en-GB" w:eastAsia="en-GB"/>
              <w14:ligatures w14:val="standardContextual"/>
            </w:rPr>
          </w:pPr>
          <w:hyperlink w:anchor="_Toc195443075" w:history="1">
            <w:r w:rsidRPr="007C3348">
              <w:rPr>
                <w:rStyle w:val="Hyperlink"/>
                <w:noProof/>
              </w:rPr>
              <w:t>Methodologies comparison</w:t>
            </w:r>
            <w:r>
              <w:rPr>
                <w:noProof/>
                <w:webHidden/>
              </w:rPr>
              <w:tab/>
            </w:r>
            <w:r>
              <w:rPr>
                <w:noProof/>
                <w:webHidden/>
              </w:rPr>
              <w:fldChar w:fldCharType="begin"/>
            </w:r>
            <w:r>
              <w:rPr>
                <w:noProof/>
                <w:webHidden/>
              </w:rPr>
              <w:instrText xml:space="preserve"> PAGEREF _Toc195443075 \h </w:instrText>
            </w:r>
            <w:r>
              <w:rPr>
                <w:noProof/>
                <w:webHidden/>
              </w:rPr>
            </w:r>
            <w:r>
              <w:rPr>
                <w:noProof/>
                <w:webHidden/>
              </w:rPr>
              <w:fldChar w:fldCharType="separate"/>
            </w:r>
            <w:r w:rsidR="00912F88">
              <w:rPr>
                <w:noProof/>
                <w:webHidden/>
              </w:rPr>
              <w:t>15</w:t>
            </w:r>
            <w:r>
              <w:rPr>
                <w:noProof/>
                <w:webHidden/>
              </w:rPr>
              <w:fldChar w:fldCharType="end"/>
            </w:r>
          </w:hyperlink>
        </w:p>
        <w:p w14:paraId="125C2A14" w14:textId="27DAF6D5" w:rsidR="00BA0F77" w:rsidRDefault="00BA0F77">
          <w:pPr>
            <w:pStyle w:val="TOC2"/>
            <w:tabs>
              <w:tab w:val="right" w:leader="dot" w:pos="9350"/>
            </w:tabs>
            <w:rPr>
              <w:noProof/>
              <w:kern w:val="2"/>
              <w:lang w:val="en-GB" w:eastAsia="en-GB"/>
              <w14:ligatures w14:val="standardContextual"/>
            </w:rPr>
          </w:pPr>
          <w:hyperlink w:anchor="_Toc195443076" w:history="1">
            <w:r w:rsidRPr="007C3348">
              <w:rPr>
                <w:rStyle w:val="Hyperlink"/>
                <w:noProof/>
              </w:rPr>
              <w:t>Review of technologies</w:t>
            </w:r>
            <w:r>
              <w:rPr>
                <w:noProof/>
                <w:webHidden/>
              </w:rPr>
              <w:tab/>
            </w:r>
            <w:r>
              <w:rPr>
                <w:noProof/>
                <w:webHidden/>
              </w:rPr>
              <w:fldChar w:fldCharType="begin"/>
            </w:r>
            <w:r>
              <w:rPr>
                <w:noProof/>
                <w:webHidden/>
              </w:rPr>
              <w:instrText xml:space="preserve"> PAGEREF _Toc195443076 \h </w:instrText>
            </w:r>
            <w:r>
              <w:rPr>
                <w:noProof/>
                <w:webHidden/>
              </w:rPr>
            </w:r>
            <w:r>
              <w:rPr>
                <w:noProof/>
                <w:webHidden/>
              </w:rPr>
              <w:fldChar w:fldCharType="separate"/>
            </w:r>
            <w:r w:rsidR="00912F88">
              <w:rPr>
                <w:noProof/>
                <w:webHidden/>
              </w:rPr>
              <w:t>15</w:t>
            </w:r>
            <w:r>
              <w:rPr>
                <w:noProof/>
                <w:webHidden/>
              </w:rPr>
              <w:fldChar w:fldCharType="end"/>
            </w:r>
          </w:hyperlink>
        </w:p>
        <w:p w14:paraId="74C6FF01" w14:textId="0A97AEDE" w:rsidR="00BA0F77" w:rsidRDefault="00BA0F77">
          <w:pPr>
            <w:pStyle w:val="TOC2"/>
            <w:tabs>
              <w:tab w:val="right" w:leader="dot" w:pos="9350"/>
            </w:tabs>
            <w:rPr>
              <w:noProof/>
              <w:kern w:val="2"/>
              <w:lang w:val="en-GB" w:eastAsia="en-GB"/>
              <w14:ligatures w14:val="standardContextual"/>
            </w:rPr>
          </w:pPr>
          <w:hyperlink w:anchor="_Toc195443077" w:history="1">
            <w:r w:rsidRPr="007C3348">
              <w:rPr>
                <w:rStyle w:val="Hyperlink"/>
                <w:noProof/>
              </w:rPr>
              <w:t>Machine Learning models chosen</w:t>
            </w:r>
            <w:r>
              <w:rPr>
                <w:noProof/>
                <w:webHidden/>
              </w:rPr>
              <w:tab/>
            </w:r>
            <w:r>
              <w:rPr>
                <w:noProof/>
                <w:webHidden/>
              </w:rPr>
              <w:fldChar w:fldCharType="begin"/>
            </w:r>
            <w:r>
              <w:rPr>
                <w:noProof/>
                <w:webHidden/>
              </w:rPr>
              <w:instrText xml:space="preserve"> PAGEREF _Toc195443077 \h </w:instrText>
            </w:r>
            <w:r>
              <w:rPr>
                <w:noProof/>
                <w:webHidden/>
              </w:rPr>
            </w:r>
            <w:r>
              <w:rPr>
                <w:noProof/>
                <w:webHidden/>
              </w:rPr>
              <w:fldChar w:fldCharType="separate"/>
            </w:r>
            <w:r w:rsidR="00912F88">
              <w:rPr>
                <w:noProof/>
                <w:webHidden/>
              </w:rPr>
              <w:t>16</w:t>
            </w:r>
            <w:r>
              <w:rPr>
                <w:noProof/>
                <w:webHidden/>
              </w:rPr>
              <w:fldChar w:fldCharType="end"/>
            </w:r>
          </w:hyperlink>
        </w:p>
        <w:p w14:paraId="1131BCFB" w14:textId="596473E2" w:rsidR="00BA0F77" w:rsidRDefault="00BA0F77">
          <w:pPr>
            <w:pStyle w:val="TOC2"/>
            <w:tabs>
              <w:tab w:val="right" w:leader="dot" w:pos="9350"/>
            </w:tabs>
            <w:rPr>
              <w:noProof/>
              <w:kern w:val="2"/>
              <w:lang w:val="en-GB" w:eastAsia="en-GB"/>
              <w14:ligatures w14:val="standardContextual"/>
            </w:rPr>
          </w:pPr>
          <w:hyperlink w:anchor="_Toc195443078" w:history="1">
            <w:r w:rsidRPr="007C3348">
              <w:rPr>
                <w:rStyle w:val="Hyperlink"/>
                <w:noProof/>
              </w:rPr>
              <w:t>Methodology chosen/Framework</w:t>
            </w:r>
            <w:r>
              <w:rPr>
                <w:noProof/>
                <w:webHidden/>
              </w:rPr>
              <w:tab/>
            </w:r>
            <w:r>
              <w:rPr>
                <w:noProof/>
                <w:webHidden/>
              </w:rPr>
              <w:fldChar w:fldCharType="begin"/>
            </w:r>
            <w:r>
              <w:rPr>
                <w:noProof/>
                <w:webHidden/>
              </w:rPr>
              <w:instrText xml:space="preserve"> PAGEREF _Toc195443078 \h </w:instrText>
            </w:r>
            <w:r>
              <w:rPr>
                <w:noProof/>
                <w:webHidden/>
              </w:rPr>
            </w:r>
            <w:r>
              <w:rPr>
                <w:noProof/>
                <w:webHidden/>
              </w:rPr>
              <w:fldChar w:fldCharType="separate"/>
            </w:r>
            <w:r w:rsidR="00912F88">
              <w:rPr>
                <w:noProof/>
                <w:webHidden/>
              </w:rPr>
              <w:t>16</w:t>
            </w:r>
            <w:r>
              <w:rPr>
                <w:noProof/>
                <w:webHidden/>
              </w:rPr>
              <w:fldChar w:fldCharType="end"/>
            </w:r>
          </w:hyperlink>
        </w:p>
        <w:p w14:paraId="3C2BA726" w14:textId="7B4F8450" w:rsidR="00BA0F77" w:rsidRDefault="00BA0F77">
          <w:pPr>
            <w:pStyle w:val="TOC1"/>
            <w:tabs>
              <w:tab w:val="right" w:leader="dot" w:pos="9350"/>
            </w:tabs>
            <w:rPr>
              <w:noProof/>
              <w:kern w:val="2"/>
              <w:lang w:val="en-GB" w:eastAsia="en-GB"/>
              <w14:ligatures w14:val="standardContextual"/>
            </w:rPr>
          </w:pPr>
          <w:hyperlink w:anchor="_Toc195443079" w:history="1">
            <w:r w:rsidRPr="007C3348">
              <w:rPr>
                <w:rStyle w:val="Hyperlink"/>
                <w:noProof/>
              </w:rPr>
              <w:t>Data</w:t>
            </w:r>
            <w:r>
              <w:rPr>
                <w:noProof/>
                <w:webHidden/>
              </w:rPr>
              <w:tab/>
            </w:r>
            <w:r>
              <w:rPr>
                <w:noProof/>
                <w:webHidden/>
              </w:rPr>
              <w:fldChar w:fldCharType="begin"/>
            </w:r>
            <w:r>
              <w:rPr>
                <w:noProof/>
                <w:webHidden/>
              </w:rPr>
              <w:instrText xml:space="preserve"> PAGEREF _Toc195443079 \h </w:instrText>
            </w:r>
            <w:r>
              <w:rPr>
                <w:noProof/>
                <w:webHidden/>
              </w:rPr>
            </w:r>
            <w:r>
              <w:rPr>
                <w:noProof/>
                <w:webHidden/>
              </w:rPr>
              <w:fldChar w:fldCharType="separate"/>
            </w:r>
            <w:r w:rsidR="00912F88">
              <w:rPr>
                <w:noProof/>
                <w:webHidden/>
              </w:rPr>
              <w:t>17</w:t>
            </w:r>
            <w:r>
              <w:rPr>
                <w:noProof/>
                <w:webHidden/>
              </w:rPr>
              <w:fldChar w:fldCharType="end"/>
            </w:r>
          </w:hyperlink>
        </w:p>
        <w:p w14:paraId="71B83EF5" w14:textId="0542FD72" w:rsidR="00BA0F77" w:rsidRDefault="00BA0F77">
          <w:pPr>
            <w:pStyle w:val="TOC2"/>
            <w:tabs>
              <w:tab w:val="right" w:leader="dot" w:pos="9350"/>
            </w:tabs>
            <w:rPr>
              <w:noProof/>
              <w:kern w:val="2"/>
              <w:lang w:val="en-GB" w:eastAsia="en-GB"/>
              <w14:ligatures w14:val="standardContextual"/>
            </w:rPr>
          </w:pPr>
          <w:hyperlink w:anchor="_Toc195443080" w:history="1">
            <w:r w:rsidRPr="007C3348">
              <w:rPr>
                <w:rStyle w:val="Hyperlink"/>
                <w:noProof/>
              </w:rPr>
              <w:t>Missing values</w:t>
            </w:r>
            <w:r>
              <w:rPr>
                <w:noProof/>
                <w:webHidden/>
              </w:rPr>
              <w:tab/>
            </w:r>
            <w:r>
              <w:rPr>
                <w:noProof/>
                <w:webHidden/>
              </w:rPr>
              <w:fldChar w:fldCharType="begin"/>
            </w:r>
            <w:r>
              <w:rPr>
                <w:noProof/>
                <w:webHidden/>
              </w:rPr>
              <w:instrText xml:space="preserve"> PAGEREF _Toc195443080 \h </w:instrText>
            </w:r>
            <w:r>
              <w:rPr>
                <w:noProof/>
                <w:webHidden/>
              </w:rPr>
            </w:r>
            <w:r>
              <w:rPr>
                <w:noProof/>
                <w:webHidden/>
              </w:rPr>
              <w:fldChar w:fldCharType="separate"/>
            </w:r>
            <w:r w:rsidR="00912F88">
              <w:rPr>
                <w:noProof/>
                <w:webHidden/>
              </w:rPr>
              <w:t>17</w:t>
            </w:r>
            <w:r>
              <w:rPr>
                <w:noProof/>
                <w:webHidden/>
              </w:rPr>
              <w:fldChar w:fldCharType="end"/>
            </w:r>
          </w:hyperlink>
        </w:p>
        <w:p w14:paraId="44543B42" w14:textId="2B1BFB65" w:rsidR="00BA0F77" w:rsidRDefault="00BA0F77">
          <w:pPr>
            <w:pStyle w:val="TOC2"/>
            <w:tabs>
              <w:tab w:val="right" w:leader="dot" w:pos="9350"/>
            </w:tabs>
            <w:rPr>
              <w:noProof/>
              <w:kern w:val="2"/>
              <w:lang w:val="en-GB" w:eastAsia="en-GB"/>
              <w14:ligatures w14:val="standardContextual"/>
            </w:rPr>
          </w:pPr>
          <w:hyperlink w:anchor="_Toc195443081" w:history="1">
            <w:r w:rsidRPr="007C3348">
              <w:rPr>
                <w:rStyle w:val="Hyperlink"/>
                <w:noProof/>
              </w:rPr>
              <w:t>Finding outliers</w:t>
            </w:r>
            <w:r>
              <w:rPr>
                <w:noProof/>
                <w:webHidden/>
              </w:rPr>
              <w:tab/>
            </w:r>
            <w:r>
              <w:rPr>
                <w:noProof/>
                <w:webHidden/>
              </w:rPr>
              <w:fldChar w:fldCharType="begin"/>
            </w:r>
            <w:r>
              <w:rPr>
                <w:noProof/>
                <w:webHidden/>
              </w:rPr>
              <w:instrText xml:space="preserve"> PAGEREF _Toc195443081 \h </w:instrText>
            </w:r>
            <w:r>
              <w:rPr>
                <w:noProof/>
                <w:webHidden/>
              </w:rPr>
            </w:r>
            <w:r>
              <w:rPr>
                <w:noProof/>
                <w:webHidden/>
              </w:rPr>
              <w:fldChar w:fldCharType="separate"/>
            </w:r>
            <w:r w:rsidR="00912F88">
              <w:rPr>
                <w:noProof/>
                <w:webHidden/>
              </w:rPr>
              <w:t>21</w:t>
            </w:r>
            <w:r>
              <w:rPr>
                <w:noProof/>
                <w:webHidden/>
              </w:rPr>
              <w:fldChar w:fldCharType="end"/>
            </w:r>
          </w:hyperlink>
        </w:p>
        <w:p w14:paraId="6E722F5C" w14:textId="047EA4A2" w:rsidR="00BA0F77" w:rsidRDefault="00BA0F77">
          <w:pPr>
            <w:pStyle w:val="TOC1"/>
            <w:tabs>
              <w:tab w:val="right" w:leader="dot" w:pos="9350"/>
            </w:tabs>
            <w:rPr>
              <w:noProof/>
              <w:kern w:val="2"/>
              <w:lang w:val="en-GB" w:eastAsia="en-GB"/>
              <w14:ligatures w14:val="standardContextual"/>
            </w:rPr>
          </w:pPr>
          <w:hyperlink w:anchor="_Toc195443082" w:history="1">
            <w:r w:rsidRPr="007C3348">
              <w:rPr>
                <w:rStyle w:val="Hyperlink"/>
                <w:noProof/>
              </w:rPr>
              <w:t>Results</w:t>
            </w:r>
            <w:r>
              <w:rPr>
                <w:noProof/>
                <w:webHidden/>
              </w:rPr>
              <w:tab/>
            </w:r>
            <w:r>
              <w:rPr>
                <w:noProof/>
                <w:webHidden/>
              </w:rPr>
              <w:fldChar w:fldCharType="begin"/>
            </w:r>
            <w:r>
              <w:rPr>
                <w:noProof/>
                <w:webHidden/>
              </w:rPr>
              <w:instrText xml:space="preserve"> PAGEREF _Toc195443082 \h </w:instrText>
            </w:r>
            <w:r>
              <w:rPr>
                <w:noProof/>
                <w:webHidden/>
              </w:rPr>
            </w:r>
            <w:r>
              <w:rPr>
                <w:noProof/>
                <w:webHidden/>
              </w:rPr>
              <w:fldChar w:fldCharType="separate"/>
            </w:r>
            <w:r w:rsidR="00912F88">
              <w:rPr>
                <w:noProof/>
                <w:webHidden/>
              </w:rPr>
              <w:t>23</w:t>
            </w:r>
            <w:r>
              <w:rPr>
                <w:noProof/>
                <w:webHidden/>
              </w:rPr>
              <w:fldChar w:fldCharType="end"/>
            </w:r>
          </w:hyperlink>
        </w:p>
        <w:p w14:paraId="2D8FDB34" w14:textId="328553DE" w:rsidR="00BA0F77" w:rsidRDefault="00BA0F77">
          <w:pPr>
            <w:pStyle w:val="TOC1"/>
            <w:tabs>
              <w:tab w:val="right" w:leader="dot" w:pos="9350"/>
            </w:tabs>
            <w:rPr>
              <w:noProof/>
              <w:kern w:val="2"/>
              <w:lang w:val="en-GB" w:eastAsia="en-GB"/>
              <w14:ligatures w14:val="standardContextual"/>
            </w:rPr>
          </w:pPr>
          <w:hyperlink w:anchor="_Toc195443083" w:history="1">
            <w:r w:rsidRPr="007C3348">
              <w:rPr>
                <w:rStyle w:val="Hyperlink"/>
                <w:noProof/>
              </w:rPr>
              <w:t>Conclusion</w:t>
            </w:r>
            <w:r>
              <w:rPr>
                <w:noProof/>
                <w:webHidden/>
              </w:rPr>
              <w:tab/>
            </w:r>
            <w:r>
              <w:rPr>
                <w:noProof/>
                <w:webHidden/>
              </w:rPr>
              <w:fldChar w:fldCharType="begin"/>
            </w:r>
            <w:r>
              <w:rPr>
                <w:noProof/>
                <w:webHidden/>
              </w:rPr>
              <w:instrText xml:space="preserve"> PAGEREF _Toc195443083 \h </w:instrText>
            </w:r>
            <w:r>
              <w:rPr>
                <w:noProof/>
                <w:webHidden/>
              </w:rPr>
            </w:r>
            <w:r>
              <w:rPr>
                <w:noProof/>
                <w:webHidden/>
              </w:rPr>
              <w:fldChar w:fldCharType="separate"/>
            </w:r>
            <w:r w:rsidR="00912F88">
              <w:rPr>
                <w:noProof/>
                <w:webHidden/>
              </w:rPr>
              <w:t>33</w:t>
            </w:r>
            <w:r>
              <w:rPr>
                <w:noProof/>
                <w:webHidden/>
              </w:rPr>
              <w:fldChar w:fldCharType="end"/>
            </w:r>
          </w:hyperlink>
        </w:p>
        <w:p w14:paraId="02D91A42" w14:textId="584329FD" w:rsidR="00BA0F77" w:rsidRDefault="00BA0F77">
          <w:pPr>
            <w:pStyle w:val="TOC1"/>
            <w:tabs>
              <w:tab w:val="right" w:leader="dot" w:pos="9350"/>
            </w:tabs>
            <w:rPr>
              <w:noProof/>
              <w:kern w:val="2"/>
              <w:lang w:val="en-GB" w:eastAsia="en-GB"/>
              <w14:ligatures w14:val="standardContextual"/>
            </w:rPr>
          </w:pPr>
          <w:hyperlink w:anchor="_Toc195443084" w:history="1">
            <w:r w:rsidRPr="007C3348">
              <w:rPr>
                <w:rStyle w:val="Hyperlink"/>
                <w:noProof/>
              </w:rPr>
              <w:t>Appendix</w:t>
            </w:r>
            <w:r>
              <w:rPr>
                <w:noProof/>
                <w:webHidden/>
              </w:rPr>
              <w:tab/>
            </w:r>
            <w:r>
              <w:rPr>
                <w:noProof/>
                <w:webHidden/>
              </w:rPr>
              <w:fldChar w:fldCharType="begin"/>
            </w:r>
            <w:r>
              <w:rPr>
                <w:noProof/>
                <w:webHidden/>
              </w:rPr>
              <w:instrText xml:space="preserve"> PAGEREF _Toc195443084 \h </w:instrText>
            </w:r>
            <w:r>
              <w:rPr>
                <w:noProof/>
                <w:webHidden/>
              </w:rPr>
            </w:r>
            <w:r>
              <w:rPr>
                <w:noProof/>
                <w:webHidden/>
              </w:rPr>
              <w:fldChar w:fldCharType="separate"/>
            </w:r>
            <w:r w:rsidR="00912F88">
              <w:rPr>
                <w:noProof/>
                <w:webHidden/>
              </w:rPr>
              <w:t>33</w:t>
            </w:r>
            <w:r>
              <w:rPr>
                <w:noProof/>
                <w:webHidden/>
              </w:rPr>
              <w:fldChar w:fldCharType="end"/>
            </w:r>
          </w:hyperlink>
        </w:p>
        <w:p w14:paraId="5DD10A93" w14:textId="07D0ED83" w:rsidR="00BA0F77" w:rsidRDefault="00BA0F77">
          <w:pPr>
            <w:pStyle w:val="TOC2"/>
            <w:tabs>
              <w:tab w:val="right" w:leader="dot" w:pos="9350"/>
            </w:tabs>
            <w:rPr>
              <w:noProof/>
              <w:kern w:val="2"/>
              <w:lang w:val="en-GB" w:eastAsia="en-GB"/>
              <w14:ligatures w14:val="standardContextual"/>
            </w:rPr>
          </w:pPr>
          <w:hyperlink w:anchor="_Toc195443085" w:history="1">
            <w:r w:rsidRPr="007C3348">
              <w:rPr>
                <w:rStyle w:val="Hyperlink"/>
                <w:noProof/>
              </w:rPr>
              <w:t>Risk register</w:t>
            </w:r>
            <w:r>
              <w:rPr>
                <w:noProof/>
                <w:webHidden/>
              </w:rPr>
              <w:tab/>
            </w:r>
            <w:r>
              <w:rPr>
                <w:noProof/>
                <w:webHidden/>
              </w:rPr>
              <w:fldChar w:fldCharType="begin"/>
            </w:r>
            <w:r>
              <w:rPr>
                <w:noProof/>
                <w:webHidden/>
              </w:rPr>
              <w:instrText xml:space="preserve"> PAGEREF _Toc195443085 \h </w:instrText>
            </w:r>
            <w:r>
              <w:rPr>
                <w:noProof/>
                <w:webHidden/>
              </w:rPr>
            </w:r>
            <w:r>
              <w:rPr>
                <w:noProof/>
                <w:webHidden/>
              </w:rPr>
              <w:fldChar w:fldCharType="separate"/>
            </w:r>
            <w:r w:rsidR="00912F88">
              <w:rPr>
                <w:noProof/>
                <w:webHidden/>
              </w:rPr>
              <w:t>33</w:t>
            </w:r>
            <w:r>
              <w:rPr>
                <w:noProof/>
                <w:webHidden/>
              </w:rPr>
              <w:fldChar w:fldCharType="end"/>
            </w:r>
          </w:hyperlink>
        </w:p>
        <w:p w14:paraId="378F96E0" w14:textId="38577B14" w:rsidR="00BA0F77" w:rsidRDefault="00BA0F77">
          <w:pPr>
            <w:pStyle w:val="TOC2"/>
            <w:tabs>
              <w:tab w:val="right" w:leader="dot" w:pos="9350"/>
            </w:tabs>
            <w:rPr>
              <w:noProof/>
              <w:kern w:val="2"/>
              <w:lang w:val="en-GB" w:eastAsia="en-GB"/>
              <w14:ligatures w14:val="standardContextual"/>
            </w:rPr>
          </w:pPr>
          <w:hyperlink w:anchor="_Toc195443086" w:history="1">
            <w:r w:rsidRPr="007C3348">
              <w:rPr>
                <w:rStyle w:val="Hyperlink"/>
                <w:noProof/>
              </w:rPr>
              <w:t>Bibliography</w:t>
            </w:r>
            <w:r>
              <w:rPr>
                <w:noProof/>
                <w:webHidden/>
              </w:rPr>
              <w:tab/>
            </w:r>
            <w:r>
              <w:rPr>
                <w:noProof/>
                <w:webHidden/>
              </w:rPr>
              <w:fldChar w:fldCharType="begin"/>
            </w:r>
            <w:r>
              <w:rPr>
                <w:noProof/>
                <w:webHidden/>
              </w:rPr>
              <w:instrText xml:space="preserve"> PAGEREF _Toc195443086 \h </w:instrText>
            </w:r>
            <w:r>
              <w:rPr>
                <w:noProof/>
                <w:webHidden/>
              </w:rPr>
            </w:r>
            <w:r>
              <w:rPr>
                <w:noProof/>
                <w:webHidden/>
              </w:rPr>
              <w:fldChar w:fldCharType="separate"/>
            </w:r>
            <w:r w:rsidR="00912F88">
              <w:rPr>
                <w:noProof/>
                <w:webHidden/>
              </w:rPr>
              <w:t>34</w:t>
            </w:r>
            <w:r>
              <w:rPr>
                <w:noProof/>
                <w:webHidden/>
              </w:rPr>
              <w:fldChar w:fldCharType="end"/>
            </w:r>
          </w:hyperlink>
        </w:p>
        <w:p w14:paraId="1A9BE851" w14:textId="6226C28F" w:rsidR="00BA0F77" w:rsidRDefault="00BA0F77">
          <w:pPr>
            <w:pStyle w:val="TOC2"/>
            <w:tabs>
              <w:tab w:val="right" w:leader="dot" w:pos="9350"/>
            </w:tabs>
            <w:rPr>
              <w:noProof/>
              <w:kern w:val="2"/>
              <w:lang w:val="en-GB" w:eastAsia="en-GB"/>
              <w14:ligatures w14:val="standardContextual"/>
            </w:rPr>
          </w:pPr>
          <w:hyperlink w:anchor="_Toc195443087" w:history="1">
            <w:r w:rsidRPr="007C3348">
              <w:rPr>
                <w:rStyle w:val="Hyperlink"/>
                <w:noProof/>
              </w:rPr>
              <w:t>Use of Generative Artificial Intelligence (GAI) Statement</w:t>
            </w:r>
            <w:r>
              <w:rPr>
                <w:noProof/>
                <w:webHidden/>
              </w:rPr>
              <w:tab/>
            </w:r>
            <w:r>
              <w:rPr>
                <w:noProof/>
                <w:webHidden/>
              </w:rPr>
              <w:fldChar w:fldCharType="begin"/>
            </w:r>
            <w:r>
              <w:rPr>
                <w:noProof/>
                <w:webHidden/>
              </w:rPr>
              <w:instrText xml:space="preserve"> PAGEREF _Toc195443087 \h </w:instrText>
            </w:r>
            <w:r>
              <w:rPr>
                <w:noProof/>
                <w:webHidden/>
              </w:rPr>
            </w:r>
            <w:r>
              <w:rPr>
                <w:noProof/>
                <w:webHidden/>
              </w:rPr>
              <w:fldChar w:fldCharType="separate"/>
            </w:r>
            <w:r w:rsidR="00912F88">
              <w:rPr>
                <w:noProof/>
                <w:webHidden/>
              </w:rPr>
              <w:t>35</w:t>
            </w:r>
            <w:r>
              <w:rPr>
                <w:noProof/>
                <w:webHidden/>
              </w:rPr>
              <w:fldChar w:fldCharType="end"/>
            </w:r>
          </w:hyperlink>
        </w:p>
        <w:p w14:paraId="6A2C3634" w14:textId="3CFB3363" w:rsidR="00BA0F77" w:rsidRDefault="00BA0F77">
          <w:pPr>
            <w:pStyle w:val="TOC2"/>
            <w:tabs>
              <w:tab w:val="right" w:leader="dot" w:pos="9350"/>
            </w:tabs>
            <w:rPr>
              <w:noProof/>
              <w:kern w:val="2"/>
              <w:lang w:val="en-GB" w:eastAsia="en-GB"/>
              <w14:ligatures w14:val="standardContextual"/>
            </w:rPr>
          </w:pPr>
          <w:hyperlink w:anchor="_Toc195443088" w:history="1">
            <w:r w:rsidRPr="007C3348">
              <w:rPr>
                <w:rStyle w:val="Hyperlink"/>
                <w:noProof/>
              </w:rPr>
              <w:t>Monthly reports</w:t>
            </w:r>
            <w:r>
              <w:rPr>
                <w:noProof/>
                <w:webHidden/>
              </w:rPr>
              <w:tab/>
            </w:r>
            <w:r>
              <w:rPr>
                <w:noProof/>
                <w:webHidden/>
              </w:rPr>
              <w:fldChar w:fldCharType="begin"/>
            </w:r>
            <w:r>
              <w:rPr>
                <w:noProof/>
                <w:webHidden/>
              </w:rPr>
              <w:instrText xml:space="preserve"> PAGEREF _Toc195443088 \h </w:instrText>
            </w:r>
            <w:r>
              <w:rPr>
                <w:noProof/>
                <w:webHidden/>
              </w:rPr>
            </w:r>
            <w:r>
              <w:rPr>
                <w:noProof/>
                <w:webHidden/>
              </w:rPr>
              <w:fldChar w:fldCharType="separate"/>
            </w:r>
            <w:r w:rsidR="00912F88">
              <w:rPr>
                <w:noProof/>
                <w:webHidden/>
              </w:rPr>
              <w:t>36</w:t>
            </w:r>
            <w:r>
              <w:rPr>
                <w:noProof/>
                <w:webHidden/>
              </w:rPr>
              <w:fldChar w:fldCharType="end"/>
            </w:r>
          </w:hyperlink>
        </w:p>
        <w:p w14:paraId="3D284D5F" w14:textId="021C7238" w:rsidR="00BA0F77" w:rsidRDefault="00BA0F77">
          <w:pPr>
            <w:pStyle w:val="TOC2"/>
            <w:tabs>
              <w:tab w:val="right" w:leader="dot" w:pos="9350"/>
            </w:tabs>
            <w:rPr>
              <w:noProof/>
              <w:kern w:val="2"/>
              <w:lang w:val="en-GB" w:eastAsia="en-GB"/>
              <w14:ligatures w14:val="standardContextual"/>
            </w:rPr>
          </w:pPr>
          <w:hyperlink w:anchor="_Toc195443089" w:history="1">
            <w:r w:rsidRPr="007C3348">
              <w:rPr>
                <w:rStyle w:val="Hyperlink"/>
                <w:noProof/>
              </w:rPr>
              <w:t>Github</w:t>
            </w:r>
            <w:r>
              <w:rPr>
                <w:noProof/>
                <w:webHidden/>
              </w:rPr>
              <w:tab/>
            </w:r>
            <w:r>
              <w:rPr>
                <w:noProof/>
                <w:webHidden/>
              </w:rPr>
              <w:fldChar w:fldCharType="begin"/>
            </w:r>
            <w:r>
              <w:rPr>
                <w:noProof/>
                <w:webHidden/>
              </w:rPr>
              <w:instrText xml:space="preserve"> PAGEREF _Toc195443089 \h </w:instrText>
            </w:r>
            <w:r>
              <w:rPr>
                <w:noProof/>
                <w:webHidden/>
              </w:rPr>
            </w:r>
            <w:r>
              <w:rPr>
                <w:noProof/>
                <w:webHidden/>
              </w:rPr>
              <w:fldChar w:fldCharType="separate"/>
            </w:r>
            <w:r w:rsidR="00912F88">
              <w:rPr>
                <w:noProof/>
                <w:webHidden/>
              </w:rPr>
              <w:t>46</w:t>
            </w:r>
            <w:r>
              <w:rPr>
                <w:noProof/>
                <w:webHidden/>
              </w:rPr>
              <w:fldChar w:fldCharType="end"/>
            </w:r>
          </w:hyperlink>
        </w:p>
        <w:p w14:paraId="4E2CFF3E" w14:textId="5A15179F" w:rsidR="00BA0F77" w:rsidRDefault="00BA0F77">
          <w:pPr>
            <w:pStyle w:val="TOC2"/>
            <w:tabs>
              <w:tab w:val="right" w:leader="dot" w:pos="9350"/>
            </w:tabs>
            <w:rPr>
              <w:noProof/>
              <w:kern w:val="2"/>
              <w:lang w:val="en-GB" w:eastAsia="en-GB"/>
              <w14:ligatures w14:val="standardContextual"/>
            </w:rPr>
          </w:pPr>
          <w:hyperlink w:anchor="_Toc195443090" w:history="1">
            <w:r w:rsidRPr="007C3348">
              <w:rPr>
                <w:rStyle w:val="Hyperlink"/>
                <w:noProof/>
              </w:rPr>
              <w:t>Video</w:t>
            </w:r>
            <w:r>
              <w:rPr>
                <w:noProof/>
                <w:webHidden/>
              </w:rPr>
              <w:tab/>
            </w:r>
            <w:r>
              <w:rPr>
                <w:noProof/>
                <w:webHidden/>
              </w:rPr>
              <w:fldChar w:fldCharType="begin"/>
            </w:r>
            <w:r>
              <w:rPr>
                <w:noProof/>
                <w:webHidden/>
              </w:rPr>
              <w:instrText xml:space="preserve"> PAGEREF _Toc195443090 \h </w:instrText>
            </w:r>
            <w:r>
              <w:rPr>
                <w:noProof/>
                <w:webHidden/>
              </w:rPr>
            </w:r>
            <w:r>
              <w:rPr>
                <w:noProof/>
                <w:webHidden/>
              </w:rPr>
              <w:fldChar w:fldCharType="separate"/>
            </w:r>
            <w:r w:rsidR="00912F88">
              <w:rPr>
                <w:noProof/>
                <w:webHidden/>
              </w:rPr>
              <w:t>47</w:t>
            </w:r>
            <w:r>
              <w:rPr>
                <w:noProof/>
                <w:webHidden/>
              </w:rPr>
              <w:fldChar w:fldCharType="end"/>
            </w:r>
          </w:hyperlink>
        </w:p>
        <w:p w14:paraId="71BE43D4" w14:textId="2F48BD2C" w:rsidR="00F5084C" w:rsidRDefault="00F5084C" w:rsidP="00BA0F77">
          <w:pPr>
            <w:pStyle w:val="TOC2"/>
            <w:tabs>
              <w:tab w:val="right" w:leader="dot" w:pos="9345"/>
            </w:tabs>
            <w:ind w:left="0"/>
            <w:rPr>
              <w:rStyle w:val="Hyperlink"/>
              <w:noProof/>
              <w:kern w:val="2"/>
              <w:lang w:val="en-GB" w:eastAsia="en-GB"/>
              <w14:ligatures w14:val="standardContextual"/>
            </w:rPr>
          </w:pPr>
          <w:r>
            <w:fldChar w:fldCharType="end"/>
          </w:r>
        </w:p>
      </w:sdtContent>
    </w:sdt>
    <w:p w14:paraId="58194223" w14:textId="607E5341" w:rsidR="4D5252EA" w:rsidRDefault="00BA0F77" w:rsidP="00BA0F77">
      <w:pPr>
        <w:pStyle w:val="Heading1"/>
        <w:rPr>
          <w:rStyle w:val="Hyperlink"/>
        </w:rPr>
      </w:pPr>
      <w:bookmarkStart w:id="1" w:name="_Toc195443067"/>
      <w:r>
        <w:rPr>
          <w:rStyle w:val="Hyperlink"/>
        </w:rPr>
        <w:t>Table of figures</w:t>
      </w:r>
      <w:bookmarkEnd w:id="1"/>
    </w:p>
    <w:p w14:paraId="0DA1A010" w14:textId="557AC450" w:rsidR="000C33AD" w:rsidRDefault="000C33AD">
      <w:pPr>
        <w:pStyle w:val="TableofFigures"/>
        <w:tabs>
          <w:tab w:val="right" w:leader="dot" w:pos="9350"/>
        </w:tabs>
        <w:rPr>
          <w:noProof/>
          <w:kern w:val="2"/>
          <w:lang w:val="en-GB" w:eastAsia="en-GB"/>
          <w14:ligatures w14:val="standardContextual"/>
        </w:rPr>
      </w:pPr>
      <w:r>
        <w:fldChar w:fldCharType="begin"/>
      </w:r>
      <w:r>
        <w:instrText xml:space="preserve"> TOC \h \z \c "Figure" </w:instrText>
      </w:r>
      <w:r>
        <w:fldChar w:fldCharType="separate"/>
      </w:r>
      <w:hyperlink w:anchor="_Toc195464640" w:history="1">
        <w:r w:rsidRPr="00FC1ADB">
          <w:rPr>
            <w:rStyle w:val="Hyperlink"/>
            <w:noProof/>
          </w:rPr>
          <w:t>Figure 1 photo shows the results for the Disease prediction using machine learning</w:t>
        </w:r>
        <w:r>
          <w:rPr>
            <w:noProof/>
            <w:webHidden/>
          </w:rPr>
          <w:tab/>
        </w:r>
        <w:r>
          <w:rPr>
            <w:noProof/>
            <w:webHidden/>
          </w:rPr>
          <w:fldChar w:fldCharType="begin"/>
        </w:r>
        <w:r>
          <w:rPr>
            <w:noProof/>
            <w:webHidden/>
          </w:rPr>
          <w:instrText xml:space="preserve"> PAGEREF _Toc195464640 \h </w:instrText>
        </w:r>
        <w:r>
          <w:rPr>
            <w:noProof/>
            <w:webHidden/>
          </w:rPr>
        </w:r>
        <w:r>
          <w:rPr>
            <w:noProof/>
            <w:webHidden/>
          </w:rPr>
          <w:fldChar w:fldCharType="separate"/>
        </w:r>
        <w:r>
          <w:rPr>
            <w:noProof/>
            <w:webHidden/>
          </w:rPr>
          <w:t>9</w:t>
        </w:r>
        <w:r>
          <w:rPr>
            <w:noProof/>
            <w:webHidden/>
          </w:rPr>
          <w:fldChar w:fldCharType="end"/>
        </w:r>
      </w:hyperlink>
    </w:p>
    <w:p w14:paraId="0C8644AE" w14:textId="54F1F084" w:rsidR="000C33AD" w:rsidRDefault="000C33AD">
      <w:pPr>
        <w:pStyle w:val="TableofFigures"/>
        <w:tabs>
          <w:tab w:val="right" w:leader="dot" w:pos="9350"/>
        </w:tabs>
        <w:rPr>
          <w:noProof/>
          <w:kern w:val="2"/>
          <w:lang w:val="en-GB" w:eastAsia="en-GB"/>
          <w14:ligatures w14:val="standardContextual"/>
        </w:rPr>
      </w:pPr>
      <w:hyperlink w:anchor="_Toc195464641" w:history="1">
        <w:r w:rsidRPr="00FC1ADB">
          <w:rPr>
            <w:rStyle w:val="Hyperlink"/>
            <w:noProof/>
          </w:rPr>
          <w:t>Figure 2 chart shows the models used in discussed papers</w:t>
        </w:r>
        <w:r>
          <w:rPr>
            <w:noProof/>
            <w:webHidden/>
          </w:rPr>
          <w:tab/>
        </w:r>
        <w:r>
          <w:rPr>
            <w:noProof/>
            <w:webHidden/>
          </w:rPr>
          <w:fldChar w:fldCharType="begin"/>
        </w:r>
        <w:r>
          <w:rPr>
            <w:noProof/>
            <w:webHidden/>
          </w:rPr>
          <w:instrText xml:space="preserve"> PAGEREF _Toc195464641 \h </w:instrText>
        </w:r>
        <w:r>
          <w:rPr>
            <w:noProof/>
            <w:webHidden/>
          </w:rPr>
        </w:r>
        <w:r>
          <w:rPr>
            <w:noProof/>
            <w:webHidden/>
          </w:rPr>
          <w:fldChar w:fldCharType="separate"/>
        </w:r>
        <w:r>
          <w:rPr>
            <w:noProof/>
            <w:webHidden/>
          </w:rPr>
          <w:t>10</w:t>
        </w:r>
        <w:r>
          <w:rPr>
            <w:noProof/>
            <w:webHidden/>
          </w:rPr>
          <w:fldChar w:fldCharType="end"/>
        </w:r>
      </w:hyperlink>
    </w:p>
    <w:p w14:paraId="160589E6" w14:textId="1A89AD8C" w:rsidR="000C33AD" w:rsidRDefault="000C33AD">
      <w:pPr>
        <w:pStyle w:val="TableofFigures"/>
        <w:tabs>
          <w:tab w:val="right" w:leader="dot" w:pos="9350"/>
        </w:tabs>
        <w:rPr>
          <w:noProof/>
          <w:kern w:val="2"/>
          <w:lang w:val="en-GB" w:eastAsia="en-GB"/>
          <w14:ligatures w14:val="standardContextual"/>
        </w:rPr>
      </w:pPr>
      <w:hyperlink w:anchor="_Toc195464642" w:history="1">
        <w:r w:rsidRPr="00FC1ADB">
          <w:rPr>
            <w:rStyle w:val="Hyperlink"/>
            <w:noProof/>
          </w:rPr>
          <w:t>Figure 3 shows the performance of the algorithms using the machine learning approach Methodology</w:t>
        </w:r>
        <w:r>
          <w:rPr>
            <w:noProof/>
            <w:webHidden/>
          </w:rPr>
          <w:tab/>
        </w:r>
        <w:r>
          <w:rPr>
            <w:noProof/>
            <w:webHidden/>
          </w:rPr>
          <w:fldChar w:fldCharType="begin"/>
        </w:r>
        <w:r>
          <w:rPr>
            <w:noProof/>
            <w:webHidden/>
          </w:rPr>
          <w:instrText xml:space="preserve"> PAGEREF _Toc195464642 \h </w:instrText>
        </w:r>
        <w:r>
          <w:rPr>
            <w:noProof/>
            <w:webHidden/>
          </w:rPr>
        </w:r>
        <w:r>
          <w:rPr>
            <w:noProof/>
            <w:webHidden/>
          </w:rPr>
          <w:fldChar w:fldCharType="separate"/>
        </w:r>
        <w:r>
          <w:rPr>
            <w:noProof/>
            <w:webHidden/>
          </w:rPr>
          <w:t>12</w:t>
        </w:r>
        <w:r>
          <w:rPr>
            <w:noProof/>
            <w:webHidden/>
          </w:rPr>
          <w:fldChar w:fldCharType="end"/>
        </w:r>
      </w:hyperlink>
    </w:p>
    <w:p w14:paraId="6D88095B" w14:textId="3A22DEC5" w:rsidR="000C33AD" w:rsidRDefault="000C33AD">
      <w:pPr>
        <w:pStyle w:val="TableofFigures"/>
        <w:tabs>
          <w:tab w:val="right" w:leader="dot" w:pos="9350"/>
        </w:tabs>
        <w:rPr>
          <w:noProof/>
          <w:kern w:val="2"/>
          <w:lang w:val="en-GB" w:eastAsia="en-GB"/>
          <w14:ligatures w14:val="standardContextual"/>
        </w:rPr>
      </w:pPr>
      <w:hyperlink w:anchor="_Toc195464643" w:history="1">
        <w:r w:rsidRPr="00FC1ADB">
          <w:rPr>
            <w:rStyle w:val="Hyperlink"/>
            <w:noProof/>
          </w:rPr>
          <w:t>Figure 4 machine learning steps</w:t>
        </w:r>
        <w:r>
          <w:rPr>
            <w:noProof/>
            <w:webHidden/>
          </w:rPr>
          <w:tab/>
        </w:r>
        <w:r>
          <w:rPr>
            <w:noProof/>
            <w:webHidden/>
          </w:rPr>
          <w:fldChar w:fldCharType="begin"/>
        </w:r>
        <w:r>
          <w:rPr>
            <w:noProof/>
            <w:webHidden/>
          </w:rPr>
          <w:instrText xml:space="preserve"> PAGEREF _Toc195464643 \h </w:instrText>
        </w:r>
        <w:r>
          <w:rPr>
            <w:noProof/>
            <w:webHidden/>
          </w:rPr>
        </w:r>
        <w:r>
          <w:rPr>
            <w:noProof/>
            <w:webHidden/>
          </w:rPr>
          <w:fldChar w:fldCharType="separate"/>
        </w:r>
        <w:r>
          <w:rPr>
            <w:noProof/>
            <w:webHidden/>
          </w:rPr>
          <w:t>13</w:t>
        </w:r>
        <w:r>
          <w:rPr>
            <w:noProof/>
            <w:webHidden/>
          </w:rPr>
          <w:fldChar w:fldCharType="end"/>
        </w:r>
      </w:hyperlink>
    </w:p>
    <w:p w14:paraId="16DBC8DE" w14:textId="1ED8F548" w:rsidR="000C33AD" w:rsidRDefault="000C33AD">
      <w:pPr>
        <w:pStyle w:val="TableofFigures"/>
        <w:tabs>
          <w:tab w:val="right" w:leader="dot" w:pos="9350"/>
        </w:tabs>
        <w:rPr>
          <w:noProof/>
          <w:kern w:val="2"/>
          <w:lang w:val="en-GB" w:eastAsia="en-GB"/>
          <w14:ligatures w14:val="standardContextual"/>
        </w:rPr>
      </w:pPr>
      <w:hyperlink w:anchor="_Toc195464644" w:history="1">
        <w:r w:rsidRPr="00FC1ADB">
          <w:rPr>
            <w:rStyle w:val="Hyperlink"/>
            <w:noProof/>
          </w:rPr>
          <w:t>Figure 5 Heuristic method approach steps</w:t>
        </w:r>
        <w:r>
          <w:rPr>
            <w:noProof/>
            <w:webHidden/>
          </w:rPr>
          <w:tab/>
        </w:r>
        <w:r>
          <w:rPr>
            <w:noProof/>
            <w:webHidden/>
          </w:rPr>
          <w:fldChar w:fldCharType="begin"/>
        </w:r>
        <w:r>
          <w:rPr>
            <w:noProof/>
            <w:webHidden/>
          </w:rPr>
          <w:instrText xml:space="preserve"> PAGEREF _Toc195464644 \h </w:instrText>
        </w:r>
        <w:r>
          <w:rPr>
            <w:noProof/>
            <w:webHidden/>
          </w:rPr>
        </w:r>
        <w:r>
          <w:rPr>
            <w:noProof/>
            <w:webHidden/>
          </w:rPr>
          <w:fldChar w:fldCharType="separate"/>
        </w:r>
        <w:r>
          <w:rPr>
            <w:noProof/>
            <w:webHidden/>
          </w:rPr>
          <w:t>14</w:t>
        </w:r>
        <w:r>
          <w:rPr>
            <w:noProof/>
            <w:webHidden/>
          </w:rPr>
          <w:fldChar w:fldCharType="end"/>
        </w:r>
      </w:hyperlink>
    </w:p>
    <w:p w14:paraId="08B5BA34" w14:textId="33BA27C9" w:rsidR="000C33AD" w:rsidRDefault="000C33AD">
      <w:pPr>
        <w:pStyle w:val="TableofFigures"/>
        <w:tabs>
          <w:tab w:val="right" w:leader="dot" w:pos="9350"/>
        </w:tabs>
        <w:rPr>
          <w:noProof/>
          <w:kern w:val="2"/>
          <w:lang w:val="en-GB" w:eastAsia="en-GB"/>
          <w14:ligatures w14:val="standardContextual"/>
        </w:rPr>
      </w:pPr>
      <w:hyperlink w:anchor="_Toc195464645" w:history="1">
        <w:r w:rsidRPr="00FC1ADB">
          <w:rPr>
            <w:rStyle w:val="Hyperlink"/>
            <w:noProof/>
          </w:rPr>
          <w:t>Figure 6 diagram of conceptual system used</w:t>
        </w:r>
        <w:r>
          <w:rPr>
            <w:noProof/>
            <w:webHidden/>
          </w:rPr>
          <w:tab/>
        </w:r>
        <w:r>
          <w:rPr>
            <w:noProof/>
            <w:webHidden/>
          </w:rPr>
          <w:fldChar w:fldCharType="begin"/>
        </w:r>
        <w:r>
          <w:rPr>
            <w:noProof/>
            <w:webHidden/>
          </w:rPr>
          <w:instrText xml:space="preserve"> PAGEREF _Toc195464645 \h </w:instrText>
        </w:r>
        <w:r>
          <w:rPr>
            <w:noProof/>
            <w:webHidden/>
          </w:rPr>
        </w:r>
        <w:r>
          <w:rPr>
            <w:noProof/>
            <w:webHidden/>
          </w:rPr>
          <w:fldChar w:fldCharType="separate"/>
        </w:r>
        <w:r>
          <w:rPr>
            <w:noProof/>
            <w:webHidden/>
          </w:rPr>
          <w:t>15</w:t>
        </w:r>
        <w:r>
          <w:rPr>
            <w:noProof/>
            <w:webHidden/>
          </w:rPr>
          <w:fldChar w:fldCharType="end"/>
        </w:r>
      </w:hyperlink>
    </w:p>
    <w:p w14:paraId="3EB5104B" w14:textId="22608E11" w:rsidR="000C33AD" w:rsidRDefault="000C33AD">
      <w:pPr>
        <w:pStyle w:val="TableofFigures"/>
        <w:tabs>
          <w:tab w:val="right" w:leader="dot" w:pos="9350"/>
        </w:tabs>
        <w:rPr>
          <w:noProof/>
          <w:kern w:val="2"/>
          <w:lang w:val="en-GB" w:eastAsia="en-GB"/>
          <w14:ligatures w14:val="standardContextual"/>
        </w:rPr>
      </w:pPr>
      <w:hyperlink w:anchor="_Toc195464646" w:history="1">
        <w:r w:rsidRPr="00FC1ADB">
          <w:rPr>
            <w:rStyle w:val="Hyperlink"/>
            <w:noProof/>
          </w:rPr>
          <w:t>Figure 7 table of software comparisons</w:t>
        </w:r>
        <w:r>
          <w:rPr>
            <w:noProof/>
            <w:webHidden/>
          </w:rPr>
          <w:tab/>
        </w:r>
        <w:r>
          <w:rPr>
            <w:noProof/>
            <w:webHidden/>
          </w:rPr>
          <w:fldChar w:fldCharType="begin"/>
        </w:r>
        <w:r>
          <w:rPr>
            <w:noProof/>
            <w:webHidden/>
          </w:rPr>
          <w:instrText xml:space="preserve"> PAGEREF _Toc195464646 \h </w:instrText>
        </w:r>
        <w:r>
          <w:rPr>
            <w:noProof/>
            <w:webHidden/>
          </w:rPr>
        </w:r>
        <w:r>
          <w:rPr>
            <w:noProof/>
            <w:webHidden/>
          </w:rPr>
          <w:fldChar w:fldCharType="separate"/>
        </w:r>
        <w:r>
          <w:rPr>
            <w:noProof/>
            <w:webHidden/>
          </w:rPr>
          <w:t>16</w:t>
        </w:r>
        <w:r>
          <w:rPr>
            <w:noProof/>
            <w:webHidden/>
          </w:rPr>
          <w:fldChar w:fldCharType="end"/>
        </w:r>
      </w:hyperlink>
    </w:p>
    <w:p w14:paraId="433ED7F3" w14:textId="0856285A" w:rsidR="000C33AD" w:rsidRDefault="000C33AD">
      <w:pPr>
        <w:pStyle w:val="TableofFigures"/>
        <w:tabs>
          <w:tab w:val="right" w:leader="dot" w:pos="9350"/>
        </w:tabs>
        <w:rPr>
          <w:noProof/>
          <w:kern w:val="2"/>
          <w:lang w:val="en-GB" w:eastAsia="en-GB"/>
          <w14:ligatures w14:val="standardContextual"/>
        </w:rPr>
      </w:pPr>
      <w:hyperlink w:anchor="_Toc195464647" w:history="1">
        <w:r w:rsidRPr="00FC1ADB">
          <w:rPr>
            <w:rStyle w:val="Hyperlink"/>
            <w:noProof/>
          </w:rPr>
          <w:t>Figure 8 code for missing values</w:t>
        </w:r>
        <w:r>
          <w:rPr>
            <w:noProof/>
            <w:webHidden/>
          </w:rPr>
          <w:tab/>
        </w:r>
        <w:r>
          <w:rPr>
            <w:noProof/>
            <w:webHidden/>
          </w:rPr>
          <w:fldChar w:fldCharType="begin"/>
        </w:r>
        <w:r>
          <w:rPr>
            <w:noProof/>
            <w:webHidden/>
          </w:rPr>
          <w:instrText xml:space="preserve"> PAGEREF _Toc195464647 \h </w:instrText>
        </w:r>
        <w:r>
          <w:rPr>
            <w:noProof/>
            <w:webHidden/>
          </w:rPr>
        </w:r>
        <w:r>
          <w:rPr>
            <w:noProof/>
            <w:webHidden/>
          </w:rPr>
          <w:fldChar w:fldCharType="separate"/>
        </w:r>
        <w:r>
          <w:rPr>
            <w:noProof/>
            <w:webHidden/>
          </w:rPr>
          <w:t>17</w:t>
        </w:r>
        <w:r>
          <w:rPr>
            <w:noProof/>
            <w:webHidden/>
          </w:rPr>
          <w:fldChar w:fldCharType="end"/>
        </w:r>
      </w:hyperlink>
    </w:p>
    <w:p w14:paraId="5CEF62C9" w14:textId="42CE9100" w:rsidR="000C33AD" w:rsidRDefault="000C33AD">
      <w:pPr>
        <w:pStyle w:val="TableofFigures"/>
        <w:tabs>
          <w:tab w:val="right" w:leader="dot" w:pos="9350"/>
        </w:tabs>
        <w:rPr>
          <w:noProof/>
          <w:kern w:val="2"/>
          <w:lang w:val="en-GB" w:eastAsia="en-GB"/>
          <w14:ligatures w14:val="standardContextual"/>
        </w:rPr>
      </w:pPr>
      <w:hyperlink w:anchor="_Toc195464648" w:history="1">
        <w:r w:rsidRPr="00FC1ADB">
          <w:rPr>
            <w:rStyle w:val="Hyperlink"/>
            <w:noProof/>
          </w:rPr>
          <w:t>Figure 9 picture of dataset showing missing data</w:t>
        </w:r>
        <w:r>
          <w:rPr>
            <w:noProof/>
            <w:webHidden/>
          </w:rPr>
          <w:tab/>
        </w:r>
        <w:r>
          <w:rPr>
            <w:noProof/>
            <w:webHidden/>
          </w:rPr>
          <w:fldChar w:fldCharType="begin"/>
        </w:r>
        <w:r>
          <w:rPr>
            <w:noProof/>
            <w:webHidden/>
          </w:rPr>
          <w:instrText xml:space="preserve"> PAGEREF _Toc195464648 \h </w:instrText>
        </w:r>
        <w:r>
          <w:rPr>
            <w:noProof/>
            <w:webHidden/>
          </w:rPr>
        </w:r>
        <w:r>
          <w:rPr>
            <w:noProof/>
            <w:webHidden/>
          </w:rPr>
          <w:fldChar w:fldCharType="separate"/>
        </w:r>
        <w:r>
          <w:rPr>
            <w:noProof/>
            <w:webHidden/>
          </w:rPr>
          <w:t>18</w:t>
        </w:r>
        <w:r>
          <w:rPr>
            <w:noProof/>
            <w:webHidden/>
          </w:rPr>
          <w:fldChar w:fldCharType="end"/>
        </w:r>
      </w:hyperlink>
    </w:p>
    <w:p w14:paraId="66ADAD3B" w14:textId="4B1A2C7B" w:rsidR="000C33AD" w:rsidRDefault="000C33AD">
      <w:pPr>
        <w:pStyle w:val="TableofFigures"/>
        <w:tabs>
          <w:tab w:val="right" w:leader="dot" w:pos="9350"/>
        </w:tabs>
        <w:rPr>
          <w:noProof/>
          <w:kern w:val="2"/>
          <w:lang w:val="en-GB" w:eastAsia="en-GB"/>
          <w14:ligatures w14:val="standardContextual"/>
        </w:rPr>
      </w:pPr>
      <w:hyperlink w:anchor="_Toc195464649" w:history="1">
        <w:r w:rsidRPr="00FC1ADB">
          <w:rPr>
            <w:rStyle w:val="Hyperlink"/>
            <w:noProof/>
          </w:rPr>
          <w:t>Figure 10 code for making null values</w:t>
        </w:r>
        <w:r>
          <w:rPr>
            <w:noProof/>
            <w:webHidden/>
          </w:rPr>
          <w:tab/>
        </w:r>
        <w:r>
          <w:rPr>
            <w:noProof/>
            <w:webHidden/>
          </w:rPr>
          <w:fldChar w:fldCharType="begin"/>
        </w:r>
        <w:r>
          <w:rPr>
            <w:noProof/>
            <w:webHidden/>
          </w:rPr>
          <w:instrText xml:space="preserve"> PAGEREF _Toc195464649 \h </w:instrText>
        </w:r>
        <w:r>
          <w:rPr>
            <w:noProof/>
            <w:webHidden/>
          </w:rPr>
        </w:r>
        <w:r>
          <w:rPr>
            <w:noProof/>
            <w:webHidden/>
          </w:rPr>
          <w:fldChar w:fldCharType="separate"/>
        </w:r>
        <w:r>
          <w:rPr>
            <w:noProof/>
            <w:webHidden/>
          </w:rPr>
          <w:t>18</w:t>
        </w:r>
        <w:r>
          <w:rPr>
            <w:noProof/>
            <w:webHidden/>
          </w:rPr>
          <w:fldChar w:fldCharType="end"/>
        </w:r>
      </w:hyperlink>
    </w:p>
    <w:p w14:paraId="2FDBA613" w14:textId="664F4807" w:rsidR="000C33AD" w:rsidRDefault="000C33AD">
      <w:pPr>
        <w:pStyle w:val="TableofFigures"/>
        <w:tabs>
          <w:tab w:val="right" w:leader="dot" w:pos="9350"/>
        </w:tabs>
        <w:rPr>
          <w:noProof/>
          <w:kern w:val="2"/>
          <w:lang w:val="en-GB" w:eastAsia="en-GB"/>
          <w14:ligatures w14:val="standardContextual"/>
        </w:rPr>
      </w:pPr>
      <w:hyperlink w:anchor="_Toc195464650" w:history="1">
        <w:r w:rsidRPr="00FC1ADB">
          <w:rPr>
            <w:rStyle w:val="Hyperlink"/>
            <w:noProof/>
          </w:rPr>
          <w:t>Figure 11 dataset showing null values</w:t>
        </w:r>
        <w:r>
          <w:rPr>
            <w:noProof/>
            <w:webHidden/>
          </w:rPr>
          <w:tab/>
        </w:r>
        <w:r>
          <w:rPr>
            <w:noProof/>
            <w:webHidden/>
          </w:rPr>
          <w:fldChar w:fldCharType="begin"/>
        </w:r>
        <w:r>
          <w:rPr>
            <w:noProof/>
            <w:webHidden/>
          </w:rPr>
          <w:instrText xml:space="preserve"> PAGEREF _Toc195464650 \h </w:instrText>
        </w:r>
        <w:r>
          <w:rPr>
            <w:noProof/>
            <w:webHidden/>
          </w:rPr>
        </w:r>
        <w:r>
          <w:rPr>
            <w:noProof/>
            <w:webHidden/>
          </w:rPr>
          <w:fldChar w:fldCharType="separate"/>
        </w:r>
        <w:r>
          <w:rPr>
            <w:noProof/>
            <w:webHidden/>
          </w:rPr>
          <w:t>18</w:t>
        </w:r>
        <w:r>
          <w:rPr>
            <w:noProof/>
            <w:webHidden/>
          </w:rPr>
          <w:fldChar w:fldCharType="end"/>
        </w:r>
      </w:hyperlink>
    </w:p>
    <w:p w14:paraId="187EE120" w14:textId="70D84C79" w:rsidR="000C33AD" w:rsidRDefault="000C33AD">
      <w:pPr>
        <w:pStyle w:val="TableofFigures"/>
        <w:tabs>
          <w:tab w:val="right" w:leader="dot" w:pos="9350"/>
        </w:tabs>
        <w:rPr>
          <w:noProof/>
          <w:kern w:val="2"/>
          <w:lang w:val="en-GB" w:eastAsia="en-GB"/>
          <w14:ligatures w14:val="standardContextual"/>
        </w:rPr>
      </w:pPr>
      <w:hyperlink w:anchor="_Toc195464651" w:history="1">
        <w:r w:rsidRPr="00FC1ADB">
          <w:rPr>
            <w:rStyle w:val="Hyperlink"/>
            <w:noProof/>
          </w:rPr>
          <w:t>Figure 12 code to find missing values</w:t>
        </w:r>
        <w:r>
          <w:rPr>
            <w:noProof/>
            <w:webHidden/>
          </w:rPr>
          <w:tab/>
        </w:r>
        <w:r>
          <w:rPr>
            <w:noProof/>
            <w:webHidden/>
          </w:rPr>
          <w:fldChar w:fldCharType="begin"/>
        </w:r>
        <w:r>
          <w:rPr>
            <w:noProof/>
            <w:webHidden/>
          </w:rPr>
          <w:instrText xml:space="preserve"> PAGEREF _Toc195464651 \h </w:instrText>
        </w:r>
        <w:r>
          <w:rPr>
            <w:noProof/>
            <w:webHidden/>
          </w:rPr>
        </w:r>
        <w:r>
          <w:rPr>
            <w:noProof/>
            <w:webHidden/>
          </w:rPr>
          <w:fldChar w:fldCharType="separate"/>
        </w:r>
        <w:r>
          <w:rPr>
            <w:noProof/>
            <w:webHidden/>
          </w:rPr>
          <w:t>19</w:t>
        </w:r>
        <w:r>
          <w:rPr>
            <w:noProof/>
            <w:webHidden/>
          </w:rPr>
          <w:fldChar w:fldCharType="end"/>
        </w:r>
      </w:hyperlink>
    </w:p>
    <w:p w14:paraId="568F4145" w14:textId="5C3E4817" w:rsidR="000C33AD" w:rsidRDefault="000C33AD">
      <w:pPr>
        <w:pStyle w:val="TableofFigures"/>
        <w:tabs>
          <w:tab w:val="right" w:leader="dot" w:pos="9350"/>
        </w:tabs>
        <w:rPr>
          <w:noProof/>
          <w:kern w:val="2"/>
          <w:lang w:val="en-GB" w:eastAsia="en-GB"/>
          <w14:ligatures w14:val="standardContextual"/>
        </w:rPr>
      </w:pPr>
      <w:hyperlink w:anchor="_Toc195464652" w:history="1">
        <w:r w:rsidRPr="00FC1ADB">
          <w:rPr>
            <w:rStyle w:val="Hyperlink"/>
            <w:noProof/>
          </w:rPr>
          <w:t>Figure 13 output of md.pattern code</w:t>
        </w:r>
        <w:r>
          <w:rPr>
            <w:noProof/>
            <w:webHidden/>
          </w:rPr>
          <w:tab/>
        </w:r>
        <w:r>
          <w:rPr>
            <w:noProof/>
            <w:webHidden/>
          </w:rPr>
          <w:fldChar w:fldCharType="begin"/>
        </w:r>
        <w:r>
          <w:rPr>
            <w:noProof/>
            <w:webHidden/>
          </w:rPr>
          <w:instrText xml:space="preserve"> PAGEREF _Toc195464652 \h </w:instrText>
        </w:r>
        <w:r>
          <w:rPr>
            <w:noProof/>
            <w:webHidden/>
          </w:rPr>
        </w:r>
        <w:r>
          <w:rPr>
            <w:noProof/>
            <w:webHidden/>
          </w:rPr>
          <w:fldChar w:fldCharType="separate"/>
        </w:r>
        <w:r>
          <w:rPr>
            <w:noProof/>
            <w:webHidden/>
          </w:rPr>
          <w:t>19</w:t>
        </w:r>
        <w:r>
          <w:rPr>
            <w:noProof/>
            <w:webHidden/>
          </w:rPr>
          <w:fldChar w:fldCharType="end"/>
        </w:r>
      </w:hyperlink>
    </w:p>
    <w:p w14:paraId="50C7DA31" w14:textId="7D7505E2" w:rsidR="000C33AD" w:rsidRDefault="000C33AD">
      <w:pPr>
        <w:pStyle w:val="TableofFigures"/>
        <w:tabs>
          <w:tab w:val="right" w:leader="dot" w:pos="9350"/>
        </w:tabs>
        <w:rPr>
          <w:noProof/>
          <w:kern w:val="2"/>
          <w:lang w:val="en-GB" w:eastAsia="en-GB"/>
          <w14:ligatures w14:val="standardContextual"/>
        </w:rPr>
      </w:pPr>
      <w:hyperlink w:anchor="_Toc195464653" w:history="1">
        <w:r w:rsidRPr="00FC1ADB">
          <w:rPr>
            <w:rStyle w:val="Hyperlink"/>
            <w:noProof/>
          </w:rPr>
          <w:t>Figure 14 KNN method code</w:t>
        </w:r>
        <w:r>
          <w:rPr>
            <w:noProof/>
            <w:webHidden/>
          </w:rPr>
          <w:tab/>
        </w:r>
        <w:r>
          <w:rPr>
            <w:noProof/>
            <w:webHidden/>
          </w:rPr>
          <w:fldChar w:fldCharType="begin"/>
        </w:r>
        <w:r>
          <w:rPr>
            <w:noProof/>
            <w:webHidden/>
          </w:rPr>
          <w:instrText xml:space="preserve"> PAGEREF _Toc195464653 \h </w:instrText>
        </w:r>
        <w:r>
          <w:rPr>
            <w:noProof/>
            <w:webHidden/>
          </w:rPr>
        </w:r>
        <w:r>
          <w:rPr>
            <w:noProof/>
            <w:webHidden/>
          </w:rPr>
          <w:fldChar w:fldCharType="separate"/>
        </w:r>
        <w:r>
          <w:rPr>
            <w:noProof/>
            <w:webHidden/>
          </w:rPr>
          <w:t>19</w:t>
        </w:r>
        <w:r>
          <w:rPr>
            <w:noProof/>
            <w:webHidden/>
          </w:rPr>
          <w:fldChar w:fldCharType="end"/>
        </w:r>
      </w:hyperlink>
    </w:p>
    <w:p w14:paraId="1E0A79BF" w14:textId="7EFECE93" w:rsidR="000C33AD" w:rsidRDefault="000C33AD">
      <w:pPr>
        <w:pStyle w:val="TableofFigures"/>
        <w:tabs>
          <w:tab w:val="right" w:leader="dot" w:pos="9350"/>
        </w:tabs>
        <w:rPr>
          <w:noProof/>
          <w:kern w:val="2"/>
          <w:lang w:val="en-GB" w:eastAsia="en-GB"/>
          <w14:ligatures w14:val="standardContextual"/>
        </w:rPr>
      </w:pPr>
      <w:hyperlink w:anchor="_Toc195464654" w:history="1">
        <w:r w:rsidRPr="00FC1ADB">
          <w:rPr>
            <w:rStyle w:val="Hyperlink"/>
            <w:noProof/>
          </w:rPr>
          <w:t>Figure 15 photo of dataset showing null values removed and filled</w:t>
        </w:r>
        <w:r>
          <w:rPr>
            <w:noProof/>
            <w:webHidden/>
          </w:rPr>
          <w:tab/>
        </w:r>
        <w:r>
          <w:rPr>
            <w:noProof/>
            <w:webHidden/>
          </w:rPr>
          <w:fldChar w:fldCharType="begin"/>
        </w:r>
        <w:r>
          <w:rPr>
            <w:noProof/>
            <w:webHidden/>
          </w:rPr>
          <w:instrText xml:space="preserve"> PAGEREF _Toc195464654 \h </w:instrText>
        </w:r>
        <w:r>
          <w:rPr>
            <w:noProof/>
            <w:webHidden/>
          </w:rPr>
        </w:r>
        <w:r>
          <w:rPr>
            <w:noProof/>
            <w:webHidden/>
          </w:rPr>
          <w:fldChar w:fldCharType="separate"/>
        </w:r>
        <w:r>
          <w:rPr>
            <w:noProof/>
            <w:webHidden/>
          </w:rPr>
          <w:t>20</w:t>
        </w:r>
        <w:r>
          <w:rPr>
            <w:noProof/>
            <w:webHidden/>
          </w:rPr>
          <w:fldChar w:fldCharType="end"/>
        </w:r>
      </w:hyperlink>
    </w:p>
    <w:p w14:paraId="12ED561A" w14:textId="53CE8B5F" w:rsidR="000C33AD" w:rsidRDefault="000C33AD">
      <w:pPr>
        <w:pStyle w:val="TableofFigures"/>
        <w:tabs>
          <w:tab w:val="right" w:leader="dot" w:pos="9350"/>
        </w:tabs>
        <w:rPr>
          <w:noProof/>
          <w:kern w:val="2"/>
          <w:lang w:val="en-GB" w:eastAsia="en-GB"/>
          <w14:ligatures w14:val="standardContextual"/>
        </w:rPr>
      </w:pPr>
      <w:hyperlink w:anchor="_Toc195464655" w:history="1">
        <w:r w:rsidRPr="00FC1ADB">
          <w:rPr>
            <w:rStyle w:val="Hyperlink"/>
            <w:noProof/>
          </w:rPr>
          <w:t>Figure 16 md.pattern output after data imputation</w:t>
        </w:r>
        <w:r>
          <w:rPr>
            <w:noProof/>
            <w:webHidden/>
          </w:rPr>
          <w:tab/>
        </w:r>
        <w:r>
          <w:rPr>
            <w:noProof/>
            <w:webHidden/>
          </w:rPr>
          <w:fldChar w:fldCharType="begin"/>
        </w:r>
        <w:r>
          <w:rPr>
            <w:noProof/>
            <w:webHidden/>
          </w:rPr>
          <w:instrText xml:space="preserve"> PAGEREF _Toc195464655 \h </w:instrText>
        </w:r>
        <w:r>
          <w:rPr>
            <w:noProof/>
            <w:webHidden/>
          </w:rPr>
        </w:r>
        <w:r>
          <w:rPr>
            <w:noProof/>
            <w:webHidden/>
          </w:rPr>
          <w:fldChar w:fldCharType="separate"/>
        </w:r>
        <w:r>
          <w:rPr>
            <w:noProof/>
            <w:webHidden/>
          </w:rPr>
          <w:t>21</w:t>
        </w:r>
        <w:r>
          <w:rPr>
            <w:noProof/>
            <w:webHidden/>
          </w:rPr>
          <w:fldChar w:fldCharType="end"/>
        </w:r>
      </w:hyperlink>
    </w:p>
    <w:p w14:paraId="360CE263" w14:textId="3C893234" w:rsidR="000C33AD" w:rsidRDefault="000C33AD">
      <w:pPr>
        <w:pStyle w:val="TableofFigures"/>
        <w:tabs>
          <w:tab w:val="right" w:leader="dot" w:pos="9350"/>
        </w:tabs>
        <w:rPr>
          <w:noProof/>
          <w:kern w:val="2"/>
          <w:lang w:val="en-GB" w:eastAsia="en-GB"/>
          <w14:ligatures w14:val="standardContextual"/>
        </w:rPr>
      </w:pPr>
      <w:hyperlink w:anchor="_Toc195464656" w:history="1">
        <w:r w:rsidRPr="00FC1ADB">
          <w:rPr>
            <w:rStyle w:val="Hyperlink"/>
            <w:noProof/>
          </w:rPr>
          <w:t>Figure 17 code used to save changed dataset to an excel file</w:t>
        </w:r>
        <w:r>
          <w:rPr>
            <w:noProof/>
            <w:webHidden/>
          </w:rPr>
          <w:tab/>
        </w:r>
        <w:r>
          <w:rPr>
            <w:noProof/>
            <w:webHidden/>
          </w:rPr>
          <w:fldChar w:fldCharType="begin"/>
        </w:r>
        <w:r>
          <w:rPr>
            <w:noProof/>
            <w:webHidden/>
          </w:rPr>
          <w:instrText xml:space="preserve"> PAGEREF _Toc195464656 \h </w:instrText>
        </w:r>
        <w:r>
          <w:rPr>
            <w:noProof/>
            <w:webHidden/>
          </w:rPr>
        </w:r>
        <w:r>
          <w:rPr>
            <w:noProof/>
            <w:webHidden/>
          </w:rPr>
          <w:fldChar w:fldCharType="separate"/>
        </w:r>
        <w:r>
          <w:rPr>
            <w:noProof/>
            <w:webHidden/>
          </w:rPr>
          <w:t>21</w:t>
        </w:r>
        <w:r>
          <w:rPr>
            <w:noProof/>
            <w:webHidden/>
          </w:rPr>
          <w:fldChar w:fldCharType="end"/>
        </w:r>
      </w:hyperlink>
    </w:p>
    <w:p w14:paraId="2755B99F" w14:textId="24B457F7" w:rsidR="000C33AD" w:rsidRDefault="000C33AD">
      <w:pPr>
        <w:pStyle w:val="TableofFigures"/>
        <w:tabs>
          <w:tab w:val="right" w:leader="dot" w:pos="9350"/>
        </w:tabs>
        <w:rPr>
          <w:noProof/>
          <w:kern w:val="2"/>
          <w:lang w:val="en-GB" w:eastAsia="en-GB"/>
          <w14:ligatures w14:val="standardContextual"/>
        </w:rPr>
      </w:pPr>
      <w:hyperlink w:anchor="_Toc195464657" w:history="1">
        <w:r w:rsidRPr="00FC1ADB">
          <w:rPr>
            <w:rStyle w:val="Hyperlink"/>
            <w:noProof/>
          </w:rPr>
          <w:t>Figure 18 code for finding outliers</w:t>
        </w:r>
        <w:r>
          <w:rPr>
            <w:noProof/>
            <w:webHidden/>
          </w:rPr>
          <w:tab/>
        </w:r>
        <w:r>
          <w:rPr>
            <w:noProof/>
            <w:webHidden/>
          </w:rPr>
          <w:fldChar w:fldCharType="begin"/>
        </w:r>
        <w:r>
          <w:rPr>
            <w:noProof/>
            <w:webHidden/>
          </w:rPr>
          <w:instrText xml:space="preserve"> PAGEREF _Toc195464657 \h </w:instrText>
        </w:r>
        <w:r>
          <w:rPr>
            <w:noProof/>
            <w:webHidden/>
          </w:rPr>
        </w:r>
        <w:r>
          <w:rPr>
            <w:noProof/>
            <w:webHidden/>
          </w:rPr>
          <w:fldChar w:fldCharType="separate"/>
        </w:r>
        <w:r>
          <w:rPr>
            <w:noProof/>
            <w:webHidden/>
          </w:rPr>
          <w:t>21</w:t>
        </w:r>
        <w:r>
          <w:rPr>
            <w:noProof/>
            <w:webHidden/>
          </w:rPr>
          <w:fldChar w:fldCharType="end"/>
        </w:r>
      </w:hyperlink>
    </w:p>
    <w:p w14:paraId="1EBED172" w14:textId="4A197BBC" w:rsidR="000C33AD" w:rsidRDefault="000C33AD">
      <w:pPr>
        <w:pStyle w:val="TableofFigures"/>
        <w:tabs>
          <w:tab w:val="right" w:leader="dot" w:pos="9350"/>
        </w:tabs>
        <w:rPr>
          <w:noProof/>
          <w:kern w:val="2"/>
          <w:lang w:val="en-GB" w:eastAsia="en-GB"/>
          <w14:ligatures w14:val="standardContextual"/>
        </w:rPr>
      </w:pPr>
      <w:hyperlink w:anchor="_Toc195464658" w:history="1">
        <w:r w:rsidRPr="00FC1ADB">
          <w:rPr>
            <w:rStyle w:val="Hyperlink"/>
            <w:noProof/>
          </w:rPr>
          <w:t>Figure 19 output showing outliers</w:t>
        </w:r>
        <w:r>
          <w:rPr>
            <w:noProof/>
            <w:webHidden/>
          </w:rPr>
          <w:tab/>
        </w:r>
        <w:r>
          <w:rPr>
            <w:noProof/>
            <w:webHidden/>
          </w:rPr>
          <w:fldChar w:fldCharType="begin"/>
        </w:r>
        <w:r>
          <w:rPr>
            <w:noProof/>
            <w:webHidden/>
          </w:rPr>
          <w:instrText xml:space="preserve"> PAGEREF _Toc195464658 \h </w:instrText>
        </w:r>
        <w:r>
          <w:rPr>
            <w:noProof/>
            <w:webHidden/>
          </w:rPr>
        </w:r>
        <w:r>
          <w:rPr>
            <w:noProof/>
            <w:webHidden/>
          </w:rPr>
          <w:fldChar w:fldCharType="separate"/>
        </w:r>
        <w:r>
          <w:rPr>
            <w:noProof/>
            <w:webHidden/>
          </w:rPr>
          <w:t>22</w:t>
        </w:r>
        <w:r>
          <w:rPr>
            <w:noProof/>
            <w:webHidden/>
          </w:rPr>
          <w:fldChar w:fldCharType="end"/>
        </w:r>
      </w:hyperlink>
    </w:p>
    <w:p w14:paraId="1975BD3C" w14:textId="51DF727A" w:rsidR="000C33AD" w:rsidRDefault="000C33AD">
      <w:pPr>
        <w:pStyle w:val="TableofFigures"/>
        <w:tabs>
          <w:tab w:val="right" w:leader="dot" w:pos="9350"/>
        </w:tabs>
        <w:rPr>
          <w:noProof/>
          <w:kern w:val="2"/>
          <w:lang w:val="en-GB" w:eastAsia="en-GB"/>
          <w14:ligatures w14:val="standardContextual"/>
        </w:rPr>
      </w:pPr>
      <w:hyperlink w:anchor="_Toc195464659" w:history="1">
        <w:r w:rsidRPr="00FC1ADB">
          <w:rPr>
            <w:rStyle w:val="Hyperlink"/>
            <w:noProof/>
          </w:rPr>
          <w:t>Figure 20 implementation of logistic regression</w:t>
        </w:r>
        <w:r>
          <w:rPr>
            <w:noProof/>
            <w:webHidden/>
          </w:rPr>
          <w:tab/>
        </w:r>
        <w:r>
          <w:rPr>
            <w:noProof/>
            <w:webHidden/>
          </w:rPr>
          <w:fldChar w:fldCharType="begin"/>
        </w:r>
        <w:r>
          <w:rPr>
            <w:noProof/>
            <w:webHidden/>
          </w:rPr>
          <w:instrText xml:space="preserve"> PAGEREF _Toc195464659 \h </w:instrText>
        </w:r>
        <w:r>
          <w:rPr>
            <w:noProof/>
            <w:webHidden/>
          </w:rPr>
        </w:r>
        <w:r>
          <w:rPr>
            <w:noProof/>
            <w:webHidden/>
          </w:rPr>
          <w:fldChar w:fldCharType="separate"/>
        </w:r>
        <w:r>
          <w:rPr>
            <w:noProof/>
            <w:webHidden/>
          </w:rPr>
          <w:t>23</w:t>
        </w:r>
        <w:r>
          <w:rPr>
            <w:noProof/>
            <w:webHidden/>
          </w:rPr>
          <w:fldChar w:fldCharType="end"/>
        </w:r>
      </w:hyperlink>
    </w:p>
    <w:p w14:paraId="54E970D3" w14:textId="32B0B7A6" w:rsidR="000C33AD" w:rsidRDefault="000C33AD">
      <w:pPr>
        <w:pStyle w:val="TableofFigures"/>
        <w:tabs>
          <w:tab w:val="right" w:leader="dot" w:pos="9350"/>
        </w:tabs>
        <w:rPr>
          <w:noProof/>
          <w:kern w:val="2"/>
          <w:lang w:val="en-GB" w:eastAsia="en-GB"/>
          <w14:ligatures w14:val="standardContextual"/>
        </w:rPr>
      </w:pPr>
      <w:hyperlink w:anchor="_Toc195464660" w:history="1">
        <w:r w:rsidRPr="00FC1ADB">
          <w:rPr>
            <w:rStyle w:val="Hyperlink"/>
            <w:noProof/>
          </w:rPr>
          <w:t>Figure 21 logistic regression accuracy</w:t>
        </w:r>
        <w:r>
          <w:rPr>
            <w:noProof/>
            <w:webHidden/>
          </w:rPr>
          <w:tab/>
        </w:r>
        <w:r>
          <w:rPr>
            <w:noProof/>
            <w:webHidden/>
          </w:rPr>
          <w:fldChar w:fldCharType="begin"/>
        </w:r>
        <w:r>
          <w:rPr>
            <w:noProof/>
            <w:webHidden/>
          </w:rPr>
          <w:instrText xml:space="preserve"> PAGEREF _Toc195464660 \h </w:instrText>
        </w:r>
        <w:r>
          <w:rPr>
            <w:noProof/>
            <w:webHidden/>
          </w:rPr>
        </w:r>
        <w:r>
          <w:rPr>
            <w:noProof/>
            <w:webHidden/>
          </w:rPr>
          <w:fldChar w:fldCharType="separate"/>
        </w:r>
        <w:r>
          <w:rPr>
            <w:noProof/>
            <w:webHidden/>
          </w:rPr>
          <w:t>24</w:t>
        </w:r>
        <w:r>
          <w:rPr>
            <w:noProof/>
            <w:webHidden/>
          </w:rPr>
          <w:fldChar w:fldCharType="end"/>
        </w:r>
      </w:hyperlink>
    </w:p>
    <w:p w14:paraId="1A9A3A2D" w14:textId="0356F2C3" w:rsidR="000C33AD" w:rsidRDefault="000C33AD">
      <w:pPr>
        <w:pStyle w:val="TableofFigures"/>
        <w:tabs>
          <w:tab w:val="right" w:leader="dot" w:pos="9350"/>
        </w:tabs>
        <w:rPr>
          <w:noProof/>
          <w:kern w:val="2"/>
          <w:lang w:val="en-GB" w:eastAsia="en-GB"/>
          <w14:ligatures w14:val="standardContextual"/>
        </w:rPr>
      </w:pPr>
      <w:hyperlink w:anchor="_Toc195464661" w:history="1">
        <w:r w:rsidRPr="00FC1ADB">
          <w:rPr>
            <w:rStyle w:val="Hyperlink"/>
            <w:noProof/>
          </w:rPr>
          <w:t>Figure 22 implementation of KNN</w:t>
        </w:r>
        <w:r>
          <w:rPr>
            <w:noProof/>
            <w:webHidden/>
          </w:rPr>
          <w:tab/>
        </w:r>
        <w:r>
          <w:rPr>
            <w:noProof/>
            <w:webHidden/>
          </w:rPr>
          <w:fldChar w:fldCharType="begin"/>
        </w:r>
        <w:r>
          <w:rPr>
            <w:noProof/>
            <w:webHidden/>
          </w:rPr>
          <w:instrText xml:space="preserve"> PAGEREF _Toc195464661 \h </w:instrText>
        </w:r>
        <w:r>
          <w:rPr>
            <w:noProof/>
            <w:webHidden/>
          </w:rPr>
        </w:r>
        <w:r>
          <w:rPr>
            <w:noProof/>
            <w:webHidden/>
          </w:rPr>
          <w:fldChar w:fldCharType="separate"/>
        </w:r>
        <w:r>
          <w:rPr>
            <w:noProof/>
            <w:webHidden/>
          </w:rPr>
          <w:t>25</w:t>
        </w:r>
        <w:r>
          <w:rPr>
            <w:noProof/>
            <w:webHidden/>
          </w:rPr>
          <w:fldChar w:fldCharType="end"/>
        </w:r>
      </w:hyperlink>
    </w:p>
    <w:p w14:paraId="29B69CED" w14:textId="786EA0A4" w:rsidR="000C33AD" w:rsidRDefault="000C33AD">
      <w:pPr>
        <w:pStyle w:val="TableofFigures"/>
        <w:tabs>
          <w:tab w:val="right" w:leader="dot" w:pos="9350"/>
        </w:tabs>
        <w:rPr>
          <w:noProof/>
          <w:kern w:val="2"/>
          <w:lang w:val="en-GB" w:eastAsia="en-GB"/>
          <w14:ligatures w14:val="standardContextual"/>
        </w:rPr>
      </w:pPr>
      <w:hyperlink w:anchor="_Toc195464662" w:history="1">
        <w:r w:rsidRPr="00FC1ADB">
          <w:rPr>
            <w:rStyle w:val="Hyperlink"/>
            <w:noProof/>
          </w:rPr>
          <w:t>Figure 23 KNN accuracy</w:t>
        </w:r>
        <w:r>
          <w:rPr>
            <w:noProof/>
            <w:webHidden/>
          </w:rPr>
          <w:tab/>
        </w:r>
        <w:r>
          <w:rPr>
            <w:noProof/>
            <w:webHidden/>
          </w:rPr>
          <w:fldChar w:fldCharType="begin"/>
        </w:r>
        <w:r>
          <w:rPr>
            <w:noProof/>
            <w:webHidden/>
          </w:rPr>
          <w:instrText xml:space="preserve"> PAGEREF _Toc195464662 \h </w:instrText>
        </w:r>
        <w:r>
          <w:rPr>
            <w:noProof/>
            <w:webHidden/>
          </w:rPr>
        </w:r>
        <w:r>
          <w:rPr>
            <w:noProof/>
            <w:webHidden/>
          </w:rPr>
          <w:fldChar w:fldCharType="separate"/>
        </w:r>
        <w:r>
          <w:rPr>
            <w:noProof/>
            <w:webHidden/>
          </w:rPr>
          <w:t>26</w:t>
        </w:r>
        <w:r>
          <w:rPr>
            <w:noProof/>
            <w:webHidden/>
          </w:rPr>
          <w:fldChar w:fldCharType="end"/>
        </w:r>
      </w:hyperlink>
    </w:p>
    <w:p w14:paraId="5DAEFC00" w14:textId="7B502593" w:rsidR="000C33AD" w:rsidRDefault="000C33AD">
      <w:pPr>
        <w:pStyle w:val="TableofFigures"/>
        <w:tabs>
          <w:tab w:val="right" w:leader="dot" w:pos="9350"/>
        </w:tabs>
        <w:rPr>
          <w:noProof/>
          <w:kern w:val="2"/>
          <w:lang w:val="en-GB" w:eastAsia="en-GB"/>
          <w14:ligatures w14:val="standardContextual"/>
        </w:rPr>
      </w:pPr>
      <w:hyperlink w:anchor="_Toc195464663" w:history="1">
        <w:r w:rsidRPr="00FC1ADB">
          <w:rPr>
            <w:rStyle w:val="Hyperlink"/>
            <w:noProof/>
          </w:rPr>
          <w:t>Figure 24 implementation of naive Bayes</w:t>
        </w:r>
        <w:r>
          <w:rPr>
            <w:noProof/>
            <w:webHidden/>
          </w:rPr>
          <w:tab/>
        </w:r>
        <w:r>
          <w:rPr>
            <w:noProof/>
            <w:webHidden/>
          </w:rPr>
          <w:fldChar w:fldCharType="begin"/>
        </w:r>
        <w:r>
          <w:rPr>
            <w:noProof/>
            <w:webHidden/>
          </w:rPr>
          <w:instrText xml:space="preserve"> PAGEREF _Toc195464663 \h </w:instrText>
        </w:r>
        <w:r>
          <w:rPr>
            <w:noProof/>
            <w:webHidden/>
          </w:rPr>
        </w:r>
        <w:r>
          <w:rPr>
            <w:noProof/>
            <w:webHidden/>
          </w:rPr>
          <w:fldChar w:fldCharType="separate"/>
        </w:r>
        <w:r>
          <w:rPr>
            <w:noProof/>
            <w:webHidden/>
          </w:rPr>
          <w:t>27</w:t>
        </w:r>
        <w:r>
          <w:rPr>
            <w:noProof/>
            <w:webHidden/>
          </w:rPr>
          <w:fldChar w:fldCharType="end"/>
        </w:r>
      </w:hyperlink>
    </w:p>
    <w:p w14:paraId="1D0665EB" w14:textId="45379478" w:rsidR="000C33AD" w:rsidRDefault="000C33AD">
      <w:pPr>
        <w:pStyle w:val="TableofFigures"/>
        <w:tabs>
          <w:tab w:val="right" w:leader="dot" w:pos="9350"/>
        </w:tabs>
        <w:rPr>
          <w:noProof/>
          <w:kern w:val="2"/>
          <w:lang w:val="en-GB" w:eastAsia="en-GB"/>
          <w14:ligatures w14:val="standardContextual"/>
        </w:rPr>
      </w:pPr>
      <w:hyperlink w:anchor="_Toc195464664" w:history="1">
        <w:r w:rsidRPr="00FC1ADB">
          <w:rPr>
            <w:rStyle w:val="Hyperlink"/>
            <w:noProof/>
          </w:rPr>
          <w:t>Figure 25 Naive Bayes accuracy</w:t>
        </w:r>
        <w:r>
          <w:rPr>
            <w:noProof/>
            <w:webHidden/>
          </w:rPr>
          <w:tab/>
        </w:r>
        <w:r>
          <w:rPr>
            <w:noProof/>
            <w:webHidden/>
          </w:rPr>
          <w:fldChar w:fldCharType="begin"/>
        </w:r>
        <w:r>
          <w:rPr>
            <w:noProof/>
            <w:webHidden/>
          </w:rPr>
          <w:instrText xml:space="preserve"> PAGEREF _Toc195464664 \h </w:instrText>
        </w:r>
        <w:r>
          <w:rPr>
            <w:noProof/>
            <w:webHidden/>
          </w:rPr>
        </w:r>
        <w:r>
          <w:rPr>
            <w:noProof/>
            <w:webHidden/>
          </w:rPr>
          <w:fldChar w:fldCharType="separate"/>
        </w:r>
        <w:r>
          <w:rPr>
            <w:noProof/>
            <w:webHidden/>
          </w:rPr>
          <w:t>28</w:t>
        </w:r>
        <w:r>
          <w:rPr>
            <w:noProof/>
            <w:webHidden/>
          </w:rPr>
          <w:fldChar w:fldCharType="end"/>
        </w:r>
      </w:hyperlink>
    </w:p>
    <w:p w14:paraId="19809AA7" w14:textId="6FBCCE26" w:rsidR="000C33AD" w:rsidRDefault="000C33AD">
      <w:pPr>
        <w:pStyle w:val="TableofFigures"/>
        <w:tabs>
          <w:tab w:val="right" w:leader="dot" w:pos="9350"/>
        </w:tabs>
        <w:rPr>
          <w:noProof/>
          <w:kern w:val="2"/>
          <w:lang w:val="en-GB" w:eastAsia="en-GB"/>
          <w14:ligatures w14:val="standardContextual"/>
        </w:rPr>
      </w:pPr>
      <w:hyperlink w:anchor="_Toc195464665" w:history="1">
        <w:r w:rsidRPr="00FC1ADB">
          <w:rPr>
            <w:rStyle w:val="Hyperlink"/>
            <w:noProof/>
          </w:rPr>
          <w:t>Figure 26 implementation of random forest</w:t>
        </w:r>
        <w:r>
          <w:rPr>
            <w:noProof/>
            <w:webHidden/>
          </w:rPr>
          <w:tab/>
        </w:r>
        <w:r>
          <w:rPr>
            <w:noProof/>
            <w:webHidden/>
          </w:rPr>
          <w:fldChar w:fldCharType="begin"/>
        </w:r>
        <w:r>
          <w:rPr>
            <w:noProof/>
            <w:webHidden/>
          </w:rPr>
          <w:instrText xml:space="preserve"> PAGEREF _Toc195464665 \h </w:instrText>
        </w:r>
        <w:r>
          <w:rPr>
            <w:noProof/>
            <w:webHidden/>
          </w:rPr>
        </w:r>
        <w:r>
          <w:rPr>
            <w:noProof/>
            <w:webHidden/>
          </w:rPr>
          <w:fldChar w:fldCharType="separate"/>
        </w:r>
        <w:r>
          <w:rPr>
            <w:noProof/>
            <w:webHidden/>
          </w:rPr>
          <w:t>29</w:t>
        </w:r>
        <w:r>
          <w:rPr>
            <w:noProof/>
            <w:webHidden/>
          </w:rPr>
          <w:fldChar w:fldCharType="end"/>
        </w:r>
      </w:hyperlink>
    </w:p>
    <w:p w14:paraId="75B9A792" w14:textId="0B354D04" w:rsidR="000C33AD" w:rsidRDefault="000C33AD">
      <w:pPr>
        <w:pStyle w:val="TableofFigures"/>
        <w:tabs>
          <w:tab w:val="right" w:leader="dot" w:pos="9350"/>
        </w:tabs>
        <w:rPr>
          <w:noProof/>
          <w:kern w:val="2"/>
          <w:lang w:val="en-GB" w:eastAsia="en-GB"/>
          <w14:ligatures w14:val="standardContextual"/>
        </w:rPr>
      </w:pPr>
      <w:hyperlink w:anchor="_Toc195464666" w:history="1">
        <w:r w:rsidRPr="00FC1ADB">
          <w:rPr>
            <w:rStyle w:val="Hyperlink"/>
            <w:noProof/>
          </w:rPr>
          <w:t>Figure 27 random forest accuracy</w:t>
        </w:r>
        <w:r>
          <w:rPr>
            <w:noProof/>
            <w:webHidden/>
          </w:rPr>
          <w:tab/>
        </w:r>
        <w:r>
          <w:rPr>
            <w:noProof/>
            <w:webHidden/>
          </w:rPr>
          <w:fldChar w:fldCharType="begin"/>
        </w:r>
        <w:r>
          <w:rPr>
            <w:noProof/>
            <w:webHidden/>
          </w:rPr>
          <w:instrText xml:space="preserve"> PAGEREF _Toc195464666 \h </w:instrText>
        </w:r>
        <w:r>
          <w:rPr>
            <w:noProof/>
            <w:webHidden/>
          </w:rPr>
        </w:r>
        <w:r>
          <w:rPr>
            <w:noProof/>
            <w:webHidden/>
          </w:rPr>
          <w:fldChar w:fldCharType="separate"/>
        </w:r>
        <w:r>
          <w:rPr>
            <w:noProof/>
            <w:webHidden/>
          </w:rPr>
          <w:t>30</w:t>
        </w:r>
        <w:r>
          <w:rPr>
            <w:noProof/>
            <w:webHidden/>
          </w:rPr>
          <w:fldChar w:fldCharType="end"/>
        </w:r>
      </w:hyperlink>
    </w:p>
    <w:p w14:paraId="6E5E8100" w14:textId="457ED497" w:rsidR="000C33AD" w:rsidRDefault="000C33AD">
      <w:pPr>
        <w:pStyle w:val="TableofFigures"/>
        <w:tabs>
          <w:tab w:val="right" w:leader="dot" w:pos="9350"/>
        </w:tabs>
        <w:rPr>
          <w:noProof/>
          <w:kern w:val="2"/>
          <w:lang w:val="en-GB" w:eastAsia="en-GB"/>
          <w14:ligatures w14:val="standardContextual"/>
        </w:rPr>
      </w:pPr>
      <w:hyperlink w:anchor="_Toc195464667" w:history="1">
        <w:r w:rsidRPr="00FC1ADB">
          <w:rPr>
            <w:rStyle w:val="Hyperlink"/>
            <w:noProof/>
          </w:rPr>
          <w:t>Figure 28 implementation of decision tree</w:t>
        </w:r>
        <w:r>
          <w:rPr>
            <w:noProof/>
            <w:webHidden/>
          </w:rPr>
          <w:tab/>
        </w:r>
        <w:r>
          <w:rPr>
            <w:noProof/>
            <w:webHidden/>
          </w:rPr>
          <w:fldChar w:fldCharType="begin"/>
        </w:r>
        <w:r>
          <w:rPr>
            <w:noProof/>
            <w:webHidden/>
          </w:rPr>
          <w:instrText xml:space="preserve"> PAGEREF _Toc195464667 \h </w:instrText>
        </w:r>
        <w:r>
          <w:rPr>
            <w:noProof/>
            <w:webHidden/>
          </w:rPr>
        </w:r>
        <w:r>
          <w:rPr>
            <w:noProof/>
            <w:webHidden/>
          </w:rPr>
          <w:fldChar w:fldCharType="separate"/>
        </w:r>
        <w:r>
          <w:rPr>
            <w:noProof/>
            <w:webHidden/>
          </w:rPr>
          <w:t>31</w:t>
        </w:r>
        <w:r>
          <w:rPr>
            <w:noProof/>
            <w:webHidden/>
          </w:rPr>
          <w:fldChar w:fldCharType="end"/>
        </w:r>
      </w:hyperlink>
    </w:p>
    <w:p w14:paraId="3A87CBAB" w14:textId="3F02DCCF" w:rsidR="000C33AD" w:rsidRDefault="000C33AD">
      <w:pPr>
        <w:pStyle w:val="TableofFigures"/>
        <w:tabs>
          <w:tab w:val="right" w:leader="dot" w:pos="9350"/>
        </w:tabs>
        <w:rPr>
          <w:noProof/>
          <w:kern w:val="2"/>
          <w:lang w:val="en-GB" w:eastAsia="en-GB"/>
          <w14:ligatures w14:val="standardContextual"/>
        </w:rPr>
      </w:pPr>
      <w:hyperlink w:anchor="_Toc195464668" w:history="1">
        <w:r w:rsidRPr="00FC1ADB">
          <w:rPr>
            <w:rStyle w:val="Hyperlink"/>
            <w:noProof/>
          </w:rPr>
          <w:t>Figure 29 decision tree accuracy</w:t>
        </w:r>
        <w:r>
          <w:rPr>
            <w:noProof/>
            <w:webHidden/>
          </w:rPr>
          <w:tab/>
        </w:r>
        <w:r>
          <w:rPr>
            <w:noProof/>
            <w:webHidden/>
          </w:rPr>
          <w:fldChar w:fldCharType="begin"/>
        </w:r>
        <w:r>
          <w:rPr>
            <w:noProof/>
            <w:webHidden/>
          </w:rPr>
          <w:instrText xml:space="preserve"> PAGEREF _Toc195464668 \h </w:instrText>
        </w:r>
        <w:r>
          <w:rPr>
            <w:noProof/>
            <w:webHidden/>
          </w:rPr>
        </w:r>
        <w:r>
          <w:rPr>
            <w:noProof/>
            <w:webHidden/>
          </w:rPr>
          <w:fldChar w:fldCharType="separate"/>
        </w:r>
        <w:r>
          <w:rPr>
            <w:noProof/>
            <w:webHidden/>
          </w:rPr>
          <w:t>32</w:t>
        </w:r>
        <w:r>
          <w:rPr>
            <w:noProof/>
            <w:webHidden/>
          </w:rPr>
          <w:fldChar w:fldCharType="end"/>
        </w:r>
      </w:hyperlink>
    </w:p>
    <w:p w14:paraId="069D43E7" w14:textId="350A91B2" w:rsidR="000C33AD" w:rsidRDefault="000C33AD">
      <w:pPr>
        <w:pStyle w:val="TableofFigures"/>
        <w:tabs>
          <w:tab w:val="right" w:leader="dot" w:pos="9350"/>
        </w:tabs>
        <w:rPr>
          <w:noProof/>
          <w:kern w:val="2"/>
          <w:lang w:val="en-GB" w:eastAsia="en-GB"/>
          <w14:ligatures w14:val="standardContextual"/>
        </w:rPr>
      </w:pPr>
      <w:hyperlink w:anchor="_Toc195464669" w:history="1">
        <w:r w:rsidRPr="00FC1ADB">
          <w:rPr>
            <w:rStyle w:val="Hyperlink"/>
            <w:noProof/>
          </w:rPr>
          <w:t>Figure 30 table of all accuracy scores</w:t>
        </w:r>
        <w:r>
          <w:rPr>
            <w:noProof/>
            <w:webHidden/>
          </w:rPr>
          <w:tab/>
        </w:r>
        <w:r>
          <w:rPr>
            <w:noProof/>
            <w:webHidden/>
          </w:rPr>
          <w:fldChar w:fldCharType="begin"/>
        </w:r>
        <w:r>
          <w:rPr>
            <w:noProof/>
            <w:webHidden/>
          </w:rPr>
          <w:instrText xml:space="preserve"> PAGEREF _Toc195464669 \h </w:instrText>
        </w:r>
        <w:r>
          <w:rPr>
            <w:noProof/>
            <w:webHidden/>
          </w:rPr>
        </w:r>
        <w:r>
          <w:rPr>
            <w:noProof/>
            <w:webHidden/>
          </w:rPr>
          <w:fldChar w:fldCharType="separate"/>
        </w:r>
        <w:r>
          <w:rPr>
            <w:noProof/>
            <w:webHidden/>
          </w:rPr>
          <w:t>32</w:t>
        </w:r>
        <w:r>
          <w:rPr>
            <w:noProof/>
            <w:webHidden/>
          </w:rPr>
          <w:fldChar w:fldCharType="end"/>
        </w:r>
      </w:hyperlink>
    </w:p>
    <w:p w14:paraId="5A42B428" w14:textId="074F93E6" w:rsidR="000C33AD" w:rsidRDefault="000C33AD">
      <w:pPr>
        <w:pStyle w:val="TableofFigures"/>
        <w:tabs>
          <w:tab w:val="right" w:leader="dot" w:pos="9350"/>
        </w:tabs>
        <w:rPr>
          <w:noProof/>
          <w:kern w:val="2"/>
          <w:lang w:val="en-GB" w:eastAsia="en-GB"/>
          <w14:ligatures w14:val="standardContextual"/>
        </w:rPr>
      </w:pPr>
      <w:hyperlink w:anchor="_Toc195464670" w:history="1">
        <w:r w:rsidRPr="00FC1ADB">
          <w:rPr>
            <w:rStyle w:val="Hyperlink"/>
            <w:noProof/>
          </w:rPr>
          <w:t>Figure 31November monthly report</w:t>
        </w:r>
        <w:r>
          <w:rPr>
            <w:noProof/>
            <w:webHidden/>
          </w:rPr>
          <w:tab/>
        </w:r>
        <w:r>
          <w:rPr>
            <w:noProof/>
            <w:webHidden/>
          </w:rPr>
          <w:fldChar w:fldCharType="begin"/>
        </w:r>
        <w:r>
          <w:rPr>
            <w:noProof/>
            <w:webHidden/>
          </w:rPr>
          <w:instrText xml:space="preserve"> PAGEREF _Toc195464670 \h </w:instrText>
        </w:r>
        <w:r>
          <w:rPr>
            <w:noProof/>
            <w:webHidden/>
          </w:rPr>
        </w:r>
        <w:r>
          <w:rPr>
            <w:noProof/>
            <w:webHidden/>
          </w:rPr>
          <w:fldChar w:fldCharType="separate"/>
        </w:r>
        <w:r>
          <w:rPr>
            <w:noProof/>
            <w:webHidden/>
          </w:rPr>
          <w:t>38</w:t>
        </w:r>
        <w:r>
          <w:rPr>
            <w:noProof/>
            <w:webHidden/>
          </w:rPr>
          <w:fldChar w:fldCharType="end"/>
        </w:r>
      </w:hyperlink>
    </w:p>
    <w:p w14:paraId="4C06480F" w14:textId="31C2FA32" w:rsidR="000C33AD" w:rsidRDefault="000C33AD">
      <w:pPr>
        <w:pStyle w:val="TableofFigures"/>
        <w:tabs>
          <w:tab w:val="right" w:leader="dot" w:pos="9350"/>
        </w:tabs>
        <w:rPr>
          <w:noProof/>
          <w:kern w:val="2"/>
          <w:lang w:val="en-GB" w:eastAsia="en-GB"/>
          <w14:ligatures w14:val="standardContextual"/>
        </w:rPr>
      </w:pPr>
      <w:hyperlink w:anchor="_Toc195464671" w:history="1">
        <w:r w:rsidRPr="00FC1ADB">
          <w:rPr>
            <w:rStyle w:val="Hyperlink"/>
            <w:noProof/>
          </w:rPr>
          <w:t>Figure 32 December monthly report</w:t>
        </w:r>
        <w:r>
          <w:rPr>
            <w:noProof/>
            <w:webHidden/>
          </w:rPr>
          <w:tab/>
        </w:r>
        <w:r>
          <w:rPr>
            <w:noProof/>
            <w:webHidden/>
          </w:rPr>
          <w:fldChar w:fldCharType="begin"/>
        </w:r>
        <w:r>
          <w:rPr>
            <w:noProof/>
            <w:webHidden/>
          </w:rPr>
          <w:instrText xml:space="preserve"> PAGEREF _Toc195464671 \h </w:instrText>
        </w:r>
        <w:r>
          <w:rPr>
            <w:noProof/>
            <w:webHidden/>
          </w:rPr>
        </w:r>
        <w:r>
          <w:rPr>
            <w:noProof/>
            <w:webHidden/>
          </w:rPr>
          <w:fldChar w:fldCharType="separate"/>
        </w:r>
        <w:r>
          <w:rPr>
            <w:noProof/>
            <w:webHidden/>
          </w:rPr>
          <w:t>40</w:t>
        </w:r>
        <w:r>
          <w:rPr>
            <w:noProof/>
            <w:webHidden/>
          </w:rPr>
          <w:fldChar w:fldCharType="end"/>
        </w:r>
      </w:hyperlink>
    </w:p>
    <w:p w14:paraId="28074603" w14:textId="1428E8C4" w:rsidR="000C33AD" w:rsidRDefault="000C33AD">
      <w:pPr>
        <w:pStyle w:val="TableofFigures"/>
        <w:tabs>
          <w:tab w:val="right" w:leader="dot" w:pos="9350"/>
        </w:tabs>
        <w:rPr>
          <w:noProof/>
          <w:kern w:val="2"/>
          <w:lang w:val="en-GB" w:eastAsia="en-GB"/>
          <w14:ligatures w14:val="standardContextual"/>
        </w:rPr>
      </w:pPr>
      <w:hyperlink w:anchor="_Toc195464672" w:history="1">
        <w:r w:rsidRPr="00FC1ADB">
          <w:rPr>
            <w:rStyle w:val="Hyperlink"/>
            <w:noProof/>
          </w:rPr>
          <w:t>Figure 33 January monthly report</w:t>
        </w:r>
        <w:r>
          <w:rPr>
            <w:noProof/>
            <w:webHidden/>
          </w:rPr>
          <w:tab/>
        </w:r>
        <w:r>
          <w:rPr>
            <w:noProof/>
            <w:webHidden/>
          </w:rPr>
          <w:fldChar w:fldCharType="begin"/>
        </w:r>
        <w:r>
          <w:rPr>
            <w:noProof/>
            <w:webHidden/>
          </w:rPr>
          <w:instrText xml:space="preserve"> PAGEREF _Toc195464672 \h </w:instrText>
        </w:r>
        <w:r>
          <w:rPr>
            <w:noProof/>
            <w:webHidden/>
          </w:rPr>
        </w:r>
        <w:r>
          <w:rPr>
            <w:noProof/>
            <w:webHidden/>
          </w:rPr>
          <w:fldChar w:fldCharType="separate"/>
        </w:r>
        <w:r>
          <w:rPr>
            <w:noProof/>
            <w:webHidden/>
          </w:rPr>
          <w:t>42</w:t>
        </w:r>
        <w:r>
          <w:rPr>
            <w:noProof/>
            <w:webHidden/>
          </w:rPr>
          <w:fldChar w:fldCharType="end"/>
        </w:r>
      </w:hyperlink>
    </w:p>
    <w:p w14:paraId="3A159D68" w14:textId="1F22DD01" w:rsidR="000C33AD" w:rsidRDefault="000C33AD">
      <w:pPr>
        <w:pStyle w:val="TableofFigures"/>
        <w:tabs>
          <w:tab w:val="right" w:leader="dot" w:pos="9350"/>
        </w:tabs>
        <w:rPr>
          <w:noProof/>
          <w:kern w:val="2"/>
          <w:lang w:val="en-GB" w:eastAsia="en-GB"/>
          <w14:ligatures w14:val="standardContextual"/>
        </w:rPr>
      </w:pPr>
      <w:hyperlink w:anchor="_Toc195464673" w:history="1">
        <w:r w:rsidRPr="00FC1ADB">
          <w:rPr>
            <w:rStyle w:val="Hyperlink"/>
            <w:noProof/>
          </w:rPr>
          <w:t>Figure 34 February monthly report</w:t>
        </w:r>
        <w:r>
          <w:rPr>
            <w:noProof/>
            <w:webHidden/>
          </w:rPr>
          <w:tab/>
        </w:r>
        <w:r>
          <w:rPr>
            <w:noProof/>
            <w:webHidden/>
          </w:rPr>
          <w:fldChar w:fldCharType="begin"/>
        </w:r>
        <w:r>
          <w:rPr>
            <w:noProof/>
            <w:webHidden/>
          </w:rPr>
          <w:instrText xml:space="preserve"> PAGEREF _Toc195464673 \h </w:instrText>
        </w:r>
        <w:r>
          <w:rPr>
            <w:noProof/>
            <w:webHidden/>
          </w:rPr>
        </w:r>
        <w:r>
          <w:rPr>
            <w:noProof/>
            <w:webHidden/>
          </w:rPr>
          <w:fldChar w:fldCharType="separate"/>
        </w:r>
        <w:r>
          <w:rPr>
            <w:noProof/>
            <w:webHidden/>
          </w:rPr>
          <w:t>44</w:t>
        </w:r>
        <w:r>
          <w:rPr>
            <w:noProof/>
            <w:webHidden/>
          </w:rPr>
          <w:fldChar w:fldCharType="end"/>
        </w:r>
      </w:hyperlink>
    </w:p>
    <w:p w14:paraId="6A448116" w14:textId="47598468" w:rsidR="000C33AD" w:rsidRDefault="000C33AD">
      <w:pPr>
        <w:pStyle w:val="TableofFigures"/>
        <w:tabs>
          <w:tab w:val="right" w:leader="dot" w:pos="9350"/>
        </w:tabs>
        <w:rPr>
          <w:noProof/>
          <w:kern w:val="2"/>
          <w:lang w:val="en-GB" w:eastAsia="en-GB"/>
          <w14:ligatures w14:val="standardContextual"/>
        </w:rPr>
      </w:pPr>
      <w:hyperlink w:anchor="_Toc195464674" w:history="1">
        <w:r w:rsidRPr="00FC1ADB">
          <w:rPr>
            <w:rStyle w:val="Hyperlink"/>
            <w:noProof/>
          </w:rPr>
          <w:t>Figure 35 March monthly report</w:t>
        </w:r>
        <w:r>
          <w:rPr>
            <w:noProof/>
            <w:webHidden/>
          </w:rPr>
          <w:tab/>
        </w:r>
        <w:r>
          <w:rPr>
            <w:noProof/>
            <w:webHidden/>
          </w:rPr>
          <w:fldChar w:fldCharType="begin"/>
        </w:r>
        <w:r>
          <w:rPr>
            <w:noProof/>
            <w:webHidden/>
          </w:rPr>
          <w:instrText xml:space="preserve"> PAGEREF _Toc195464674 \h </w:instrText>
        </w:r>
        <w:r>
          <w:rPr>
            <w:noProof/>
            <w:webHidden/>
          </w:rPr>
        </w:r>
        <w:r>
          <w:rPr>
            <w:noProof/>
            <w:webHidden/>
          </w:rPr>
          <w:fldChar w:fldCharType="separate"/>
        </w:r>
        <w:r>
          <w:rPr>
            <w:noProof/>
            <w:webHidden/>
          </w:rPr>
          <w:t>46</w:t>
        </w:r>
        <w:r>
          <w:rPr>
            <w:noProof/>
            <w:webHidden/>
          </w:rPr>
          <w:fldChar w:fldCharType="end"/>
        </w:r>
      </w:hyperlink>
    </w:p>
    <w:p w14:paraId="61190ED1" w14:textId="43E1AB41" w:rsidR="000C33AD" w:rsidRDefault="000C33AD">
      <w:pPr>
        <w:pStyle w:val="TableofFigures"/>
        <w:tabs>
          <w:tab w:val="right" w:leader="dot" w:pos="9350"/>
        </w:tabs>
        <w:rPr>
          <w:noProof/>
          <w:kern w:val="2"/>
          <w:lang w:val="en-GB" w:eastAsia="en-GB"/>
          <w14:ligatures w14:val="standardContextual"/>
        </w:rPr>
      </w:pPr>
      <w:hyperlink w:anchor="_Toc195464675" w:history="1">
        <w:r w:rsidRPr="00FC1ADB">
          <w:rPr>
            <w:rStyle w:val="Hyperlink"/>
            <w:noProof/>
          </w:rPr>
          <w:t>Figure 36 photo of github page</w:t>
        </w:r>
        <w:r>
          <w:rPr>
            <w:noProof/>
            <w:webHidden/>
          </w:rPr>
          <w:tab/>
        </w:r>
        <w:r>
          <w:rPr>
            <w:noProof/>
            <w:webHidden/>
          </w:rPr>
          <w:fldChar w:fldCharType="begin"/>
        </w:r>
        <w:r>
          <w:rPr>
            <w:noProof/>
            <w:webHidden/>
          </w:rPr>
          <w:instrText xml:space="preserve"> PAGEREF _Toc195464675 \h </w:instrText>
        </w:r>
        <w:r>
          <w:rPr>
            <w:noProof/>
            <w:webHidden/>
          </w:rPr>
        </w:r>
        <w:r>
          <w:rPr>
            <w:noProof/>
            <w:webHidden/>
          </w:rPr>
          <w:fldChar w:fldCharType="separate"/>
        </w:r>
        <w:r>
          <w:rPr>
            <w:noProof/>
            <w:webHidden/>
          </w:rPr>
          <w:t>46</w:t>
        </w:r>
        <w:r>
          <w:rPr>
            <w:noProof/>
            <w:webHidden/>
          </w:rPr>
          <w:fldChar w:fldCharType="end"/>
        </w:r>
      </w:hyperlink>
    </w:p>
    <w:p w14:paraId="195A625C" w14:textId="260676A3" w:rsidR="000C33AD" w:rsidRDefault="000C33AD">
      <w:pPr>
        <w:pStyle w:val="TableofFigures"/>
        <w:tabs>
          <w:tab w:val="right" w:leader="dot" w:pos="9350"/>
        </w:tabs>
        <w:rPr>
          <w:noProof/>
          <w:kern w:val="2"/>
          <w:lang w:val="en-GB" w:eastAsia="en-GB"/>
          <w14:ligatures w14:val="standardContextual"/>
        </w:rPr>
      </w:pPr>
      <w:hyperlink w:anchor="_Toc195464676" w:history="1">
        <w:r w:rsidRPr="00FC1ADB">
          <w:rPr>
            <w:rStyle w:val="Hyperlink"/>
            <w:noProof/>
          </w:rPr>
          <w:t>Figure 37 Photo of dashboard</w:t>
        </w:r>
        <w:r>
          <w:rPr>
            <w:noProof/>
            <w:webHidden/>
          </w:rPr>
          <w:tab/>
        </w:r>
        <w:r>
          <w:rPr>
            <w:noProof/>
            <w:webHidden/>
          </w:rPr>
          <w:fldChar w:fldCharType="begin"/>
        </w:r>
        <w:r>
          <w:rPr>
            <w:noProof/>
            <w:webHidden/>
          </w:rPr>
          <w:instrText xml:space="preserve"> PAGEREF _Toc195464676 \h </w:instrText>
        </w:r>
        <w:r>
          <w:rPr>
            <w:noProof/>
            <w:webHidden/>
          </w:rPr>
        </w:r>
        <w:r>
          <w:rPr>
            <w:noProof/>
            <w:webHidden/>
          </w:rPr>
          <w:fldChar w:fldCharType="separate"/>
        </w:r>
        <w:r>
          <w:rPr>
            <w:noProof/>
            <w:webHidden/>
          </w:rPr>
          <w:t>46</w:t>
        </w:r>
        <w:r>
          <w:rPr>
            <w:noProof/>
            <w:webHidden/>
          </w:rPr>
          <w:fldChar w:fldCharType="end"/>
        </w:r>
      </w:hyperlink>
    </w:p>
    <w:p w14:paraId="0CECECD5" w14:textId="71FABD3F" w:rsidR="4D5252EA" w:rsidRDefault="000C33AD" w:rsidP="4D5252EA">
      <w:r>
        <w:fldChar w:fldCharType="end"/>
      </w:r>
    </w:p>
    <w:p w14:paraId="345C6464" w14:textId="15E0B52D" w:rsidR="68A742C1" w:rsidRDefault="68A742C1" w:rsidP="5EC65EC0">
      <w:pPr>
        <w:pStyle w:val="Heading1"/>
      </w:pPr>
      <w:bookmarkStart w:id="2" w:name="_Toc247029073"/>
      <w:bookmarkStart w:id="3" w:name="_Toc195443068"/>
      <w:r>
        <w:t>Project aim</w:t>
      </w:r>
      <w:bookmarkEnd w:id="2"/>
      <w:bookmarkEnd w:id="3"/>
    </w:p>
    <w:p w14:paraId="1EA92547" w14:textId="58D5C0F7" w:rsidR="007E68D3" w:rsidRDefault="007E68D3" w:rsidP="45FD3C49">
      <w:r>
        <w:t xml:space="preserve">My project aim to </w:t>
      </w:r>
      <w:r w:rsidR="00D713FA">
        <w:t>“</w:t>
      </w:r>
      <w:r>
        <w:t xml:space="preserve">develop an AI using the </w:t>
      </w:r>
      <w:r w:rsidR="0032678C">
        <w:t xml:space="preserve">coding </w:t>
      </w:r>
      <w:r>
        <w:t>software</w:t>
      </w:r>
      <w:r w:rsidR="0014235A">
        <w:t xml:space="preserve"> to make predictions on a customer account to see if it is default.</w:t>
      </w:r>
      <w:r w:rsidR="00D713FA">
        <w:t>”</w:t>
      </w:r>
      <w:r w:rsidR="0014235A">
        <w:t xml:space="preserve"> This project would allow banking </w:t>
      </w:r>
      <w:r w:rsidR="00D40E8B">
        <w:t>organizations</w:t>
      </w:r>
      <w:r w:rsidR="0014235A">
        <w:t xml:space="preserve"> to predict which accounts are at risk of becoming </w:t>
      </w:r>
      <w:r w:rsidR="00D556B9">
        <w:t xml:space="preserve">default from missing payments, this will be done to allow the banks to minimize the losses </w:t>
      </w:r>
      <w:r w:rsidR="00EB2287">
        <w:t xml:space="preserve">they would have received without the </w:t>
      </w:r>
      <w:r w:rsidR="006C13DF">
        <w:t xml:space="preserve">predictions. I will be developing my </w:t>
      </w:r>
      <w:r w:rsidR="00B95BA5">
        <w:t>cod</w:t>
      </w:r>
      <w:r w:rsidR="00B64A39">
        <w:t>ing</w:t>
      </w:r>
      <w:r w:rsidR="006C13DF">
        <w:t xml:space="preserve"> skills throughout this project learning on how to implement different machine learning modules into python scripts by creating the code for them. This would be an appropriate challenge for level 6 since I will be using machine learning which may not have complex code but will have great understanding on what happens in the process which will make my understanding better for my studies since I will be studying machine learning in semester 2.</w:t>
      </w:r>
    </w:p>
    <w:p w14:paraId="5BD49DA3" w14:textId="7ABCD8E0" w:rsidR="65E86874" w:rsidRDefault="65E86874" w:rsidP="45FD3C49">
      <w:pPr>
        <w:pStyle w:val="Heading1"/>
      </w:pPr>
      <w:bookmarkStart w:id="4" w:name="_Toc1170993405"/>
      <w:bookmarkStart w:id="5" w:name="_Toc195443069"/>
      <w:r>
        <w:t>Project expectations</w:t>
      </w:r>
      <w:bookmarkEnd w:id="4"/>
      <w:bookmarkEnd w:id="5"/>
    </w:p>
    <w:p w14:paraId="2A995192" w14:textId="1D8C8713" w:rsidR="0FFECE64" w:rsidRPr="00D40E8B" w:rsidRDefault="23E32808" w:rsidP="00D40E8B">
      <w:r>
        <w:t>Investigation</w:t>
      </w:r>
    </w:p>
    <w:p w14:paraId="400CDDAA" w14:textId="43304571" w:rsidR="000517E8" w:rsidRPr="00313F84" w:rsidRDefault="000517E8" w:rsidP="000517E8">
      <w:pPr>
        <w:shd w:val="clear" w:color="auto" w:fill="FFFFFF" w:themeFill="background1"/>
        <w:spacing w:after="0"/>
        <w:rPr>
          <w:rFonts w:ascii="Aptos" w:eastAsia="Aptos" w:hAnsi="Aptos" w:cs="Aptos"/>
          <w:color w:val="000000" w:themeColor="text1"/>
        </w:rPr>
      </w:pPr>
      <w:r>
        <w:t>In this investigation I will be creating 5 different scripts which will include 5 different machine learning modules. These will include these individual modules</w:t>
      </w:r>
      <w:r w:rsidRPr="4D5252EA">
        <w:rPr>
          <w:color w:val="FF0000"/>
        </w:rPr>
        <w:t xml:space="preserve"> </w:t>
      </w:r>
      <w:r w:rsidRPr="4D5252EA">
        <w:rPr>
          <w:rFonts w:ascii="Aptos" w:eastAsia="Aptos" w:hAnsi="Aptos" w:cs="Aptos"/>
        </w:rPr>
        <w:t xml:space="preserve">Naive Bayes, Decision Tree, Random Forest, Regression, </w:t>
      </w:r>
      <w:r w:rsidR="1CB296FE" w:rsidRPr="4D5252EA">
        <w:rPr>
          <w:rFonts w:ascii="Aptos" w:eastAsia="Aptos" w:hAnsi="Aptos" w:cs="Aptos"/>
        </w:rPr>
        <w:t>KNN</w:t>
      </w:r>
      <w:r w:rsidRPr="4D5252EA">
        <w:rPr>
          <w:rFonts w:ascii="Aptos" w:eastAsia="Aptos" w:hAnsi="Aptos" w:cs="Aptos"/>
        </w:rPr>
        <w:t xml:space="preserve">. </w:t>
      </w:r>
      <w:r w:rsidRPr="4D5252EA">
        <w:rPr>
          <w:rFonts w:ascii="Aptos" w:eastAsia="Aptos" w:hAnsi="Aptos" w:cs="Aptos"/>
          <w:color w:val="000000" w:themeColor="text1"/>
        </w:rPr>
        <w:t>I will then take a data set from archive.ics.uci.ed</w:t>
      </w:r>
      <w:r w:rsidR="006B1607" w:rsidRPr="4D5252EA">
        <w:rPr>
          <w:rFonts w:ascii="Aptos" w:eastAsia="Aptos" w:hAnsi="Aptos" w:cs="Aptos"/>
          <w:color w:val="000000" w:themeColor="text1"/>
        </w:rPr>
        <w:t>u to get some banking details</w:t>
      </w:r>
      <w:r w:rsidRPr="4D5252EA">
        <w:rPr>
          <w:rFonts w:ascii="Aptos" w:eastAsia="Aptos" w:hAnsi="Aptos" w:cs="Aptos"/>
          <w:color w:val="000000" w:themeColor="text1"/>
        </w:rPr>
        <w:t>. I will then use this data set and put it into script</w:t>
      </w:r>
      <w:r w:rsidR="00B95BA5">
        <w:rPr>
          <w:rFonts w:ascii="Aptos" w:eastAsia="Aptos" w:hAnsi="Aptos" w:cs="Aptos"/>
          <w:color w:val="000000" w:themeColor="text1"/>
        </w:rPr>
        <w:t>s</w:t>
      </w:r>
      <w:r w:rsidRPr="4D5252EA">
        <w:rPr>
          <w:rFonts w:ascii="Aptos" w:eastAsia="Aptos" w:hAnsi="Aptos" w:cs="Aptos"/>
          <w:color w:val="000000" w:themeColor="text1"/>
        </w:rPr>
        <w:t xml:space="preserve"> to teach the AI to predict </w:t>
      </w:r>
      <w:r w:rsidR="00DB59CB" w:rsidRPr="4D5252EA">
        <w:rPr>
          <w:rFonts w:ascii="Aptos" w:eastAsia="Aptos" w:hAnsi="Aptos" w:cs="Aptos"/>
          <w:color w:val="000000" w:themeColor="text1"/>
        </w:rPr>
        <w:t>if an banking account will be at the risk of becoming default</w:t>
      </w:r>
      <w:r w:rsidRPr="4D5252EA">
        <w:rPr>
          <w:rFonts w:ascii="Aptos" w:eastAsia="Aptos" w:hAnsi="Aptos" w:cs="Aptos"/>
          <w:color w:val="000000" w:themeColor="text1"/>
        </w:rPr>
        <w:t>.</w:t>
      </w:r>
      <w:r w:rsidR="00596CF4" w:rsidRPr="4D5252EA">
        <w:rPr>
          <w:rFonts w:ascii="Aptos" w:eastAsia="Aptos" w:hAnsi="Aptos" w:cs="Aptos"/>
          <w:color w:val="000000" w:themeColor="text1"/>
        </w:rPr>
        <w:t xml:space="preserve"> I will do this by looking at the dataset for banking details to look at the past payment and other data to make pred</w:t>
      </w:r>
      <w:r w:rsidR="0095191F" w:rsidRPr="4D5252EA">
        <w:rPr>
          <w:rFonts w:ascii="Aptos" w:eastAsia="Aptos" w:hAnsi="Aptos" w:cs="Aptos"/>
          <w:color w:val="000000" w:themeColor="text1"/>
        </w:rPr>
        <w:t>ictions to see if a user is going to miss a payment</w:t>
      </w:r>
      <w:r w:rsidR="004F1782" w:rsidRPr="4D5252EA">
        <w:rPr>
          <w:rFonts w:ascii="Aptos" w:eastAsia="Aptos" w:hAnsi="Aptos" w:cs="Aptos"/>
          <w:color w:val="000000" w:themeColor="text1"/>
        </w:rPr>
        <w:t xml:space="preserve"> to allows the banks to find out what accounts are at risk</w:t>
      </w:r>
      <w:r w:rsidR="00596CF4" w:rsidRPr="4D5252EA">
        <w:rPr>
          <w:rFonts w:ascii="Aptos" w:eastAsia="Aptos" w:hAnsi="Aptos" w:cs="Aptos"/>
          <w:color w:val="000000" w:themeColor="text1"/>
        </w:rPr>
        <w:t>.</w:t>
      </w:r>
      <w:r w:rsidRPr="4D5252EA">
        <w:rPr>
          <w:rFonts w:ascii="Aptos" w:eastAsia="Aptos" w:hAnsi="Aptos" w:cs="Aptos"/>
          <w:color w:val="000000" w:themeColor="text1"/>
        </w:rPr>
        <w:t xml:space="preserve"> I will then compare the different machine learning modules predictions to identify what machine learning modules makes the best predictions and this python script will be my final product. I will need to do a video at the end of the project to display how the code on the different scripts works and how the </w:t>
      </w:r>
      <w:r w:rsidRPr="4D5252EA">
        <w:rPr>
          <w:rFonts w:ascii="Aptos" w:eastAsia="Aptos" w:hAnsi="Aptos" w:cs="Aptos"/>
          <w:color w:val="000000" w:themeColor="text1"/>
        </w:rPr>
        <w:lastRenderedPageBreak/>
        <w:t>predictions are made, I will also have to show how I identified which machine learning module makes the best predictions. The data set I will be using will b</w:t>
      </w:r>
      <w:r w:rsidR="00F73331" w:rsidRPr="4D5252EA">
        <w:rPr>
          <w:rFonts w:ascii="Aptos" w:eastAsia="Aptos" w:hAnsi="Aptos" w:cs="Aptos"/>
          <w:color w:val="000000" w:themeColor="text1"/>
        </w:rPr>
        <w:t xml:space="preserve">e </w:t>
      </w:r>
      <w:r w:rsidR="00313F84" w:rsidRPr="4D5252EA">
        <w:rPr>
          <w:rFonts w:ascii="Aptos" w:eastAsia="Aptos" w:hAnsi="Aptos" w:cs="Aptos"/>
          <w:color w:val="000000" w:themeColor="text1"/>
        </w:rPr>
        <w:t xml:space="preserve">Default of Credit Card Clients </w:t>
      </w:r>
      <w:r w:rsidRPr="4D5252EA">
        <w:rPr>
          <w:rFonts w:ascii="Aptos" w:eastAsia="Aptos" w:hAnsi="Aptos" w:cs="Aptos"/>
          <w:color w:val="000000" w:themeColor="text1"/>
        </w:rPr>
        <w:t>(see appendix B for link or click data set name).</w:t>
      </w:r>
    </w:p>
    <w:p w14:paraId="18D47192" w14:textId="77777777" w:rsidR="000517E8" w:rsidRDefault="000517E8" w:rsidP="5EC65EC0">
      <w:pPr>
        <w:shd w:val="clear" w:color="auto" w:fill="FFFFFF" w:themeFill="background1"/>
        <w:spacing w:after="0"/>
        <w:rPr>
          <w:rFonts w:ascii="Aptos" w:eastAsia="Aptos" w:hAnsi="Aptos" w:cs="Aptos"/>
          <w:color w:val="000000" w:themeColor="text1"/>
        </w:rPr>
      </w:pPr>
    </w:p>
    <w:p w14:paraId="267F00D6" w14:textId="332B344F" w:rsidR="00A175DC" w:rsidRDefault="38591194" w:rsidP="4D5252EA">
      <w:pPr>
        <w:shd w:val="clear" w:color="auto" w:fill="FFFFFF" w:themeFill="background1"/>
        <w:spacing w:after="0"/>
        <w:rPr>
          <w:rFonts w:ascii="Aptos" w:eastAsia="Aptos" w:hAnsi="Aptos" w:cs="Aptos"/>
          <w:color w:val="000000" w:themeColor="text1"/>
        </w:rPr>
      </w:pPr>
      <w:r w:rsidRPr="4D5252EA">
        <w:rPr>
          <w:rFonts w:ascii="Aptos" w:eastAsia="Aptos" w:hAnsi="Aptos" w:cs="Aptos"/>
          <w:color w:val="000000" w:themeColor="text1"/>
        </w:rPr>
        <w:t xml:space="preserve">Evidence good </w:t>
      </w:r>
      <w:r w:rsidR="065A1787" w:rsidRPr="4D5252EA">
        <w:rPr>
          <w:rFonts w:ascii="Aptos" w:eastAsia="Aptos" w:hAnsi="Aptos" w:cs="Aptos"/>
          <w:color w:val="000000" w:themeColor="text1"/>
        </w:rPr>
        <w:t>practice</w:t>
      </w:r>
      <w:r w:rsidR="559D0611" w:rsidRPr="4D5252EA">
        <w:rPr>
          <w:rFonts w:ascii="Aptos" w:eastAsia="Aptos" w:hAnsi="Aptos" w:cs="Aptos"/>
          <w:color w:val="000000" w:themeColor="text1"/>
        </w:rPr>
        <w:t xml:space="preserve"> </w:t>
      </w:r>
    </w:p>
    <w:p w14:paraId="2081D627" w14:textId="63653185" w:rsidR="5EC65EC0" w:rsidRDefault="00313F84" w:rsidP="00313F84">
      <w:pPr>
        <w:shd w:val="clear" w:color="auto" w:fill="FFFFFF" w:themeFill="background1"/>
        <w:spacing w:after="0"/>
      </w:pPr>
      <w:r>
        <w:t xml:space="preserve">I will evidence my findings by using a report documenting all my findings on the machine learning predictions and I will also be making a video to record my findings on what the predictions where and what the best machine learning module was to predict </w:t>
      </w:r>
      <w:r w:rsidR="00A175DC">
        <w:t>the risk of an account becoming default</w:t>
      </w:r>
      <w:r>
        <w:t>. I will also produce a monthly project report to document what has happened every month during the production module, I will also produce a use of generative AI which will document the use of AI like ChatGPT throughout the production module which will show what queries I have asked an AI to get some answers. All this would show good practice and allow the project to be successful. I will also have to stay within the laws like the computer misuses act since I will be using a dataset from someone else so the data is not mine, thus I will need to be careful about what I use the data for to not breach any laws or morals.</w:t>
      </w:r>
    </w:p>
    <w:p w14:paraId="5474F33D" w14:textId="77777777" w:rsidR="00313F84" w:rsidRDefault="00313F84" w:rsidP="5EC65EC0"/>
    <w:p w14:paraId="1510E081" w14:textId="7A91521E" w:rsidR="5EC65EC0" w:rsidRDefault="621B7C4B" w:rsidP="5EC65EC0">
      <w:bookmarkStart w:id="6" w:name="_Toc625535695"/>
      <w:r>
        <w:t>A</w:t>
      </w:r>
      <w:r w:rsidR="65E86874">
        <w:t>ppropriate evaluation</w:t>
      </w:r>
      <w:bookmarkEnd w:id="6"/>
    </w:p>
    <w:p w14:paraId="2144D083" w14:textId="6C682D1B" w:rsidR="00A175DC" w:rsidRDefault="00A175DC" w:rsidP="5EC65EC0">
      <w:r>
        <w:t xml:space="preserve">An appropriate evaluation of this project can be broken down into several aspects: relevance, importance, cost and quality. My project is relevant to modern times since I will be using and creating some machine learning models that is a part of an industry that is growing and most things now have some connections to AI, so this would be good to do since I will help me find a career after university with important skills. My project will only cost me time, since no money is needed to complete my project since the only bit of software I am using is free, though this project will cost me time since I will need to spend a lot of time researching the different machine learning models and creating and testing the scripts. The quality of the project is up to me and is impacted by how much time is spend on the project, having a good quality product would mean that the project was a success and that I could then use the skills developed to help me in the future and would be a nice talking point in an interview. The importance of this project is quite high since if this is a successful project then the project produced out of the project would be helpful to the </w:t>
      </w:r>
      <w:r w:rsidR="0011021C">
        <w:t>banks</w:t>
      </w:r>
      <w:r>
        <w:t xml:space="preserve"> and would allow them to</w:t>
      </w:r>
      <w:r w:rsidR="0011021C">
        <w:t xml:space="preserve"> reduce their losses and make </w:t>
      </w:r>
      <w:r w:rsidR="007625C6">
        <w:t xml:space="preserve">sure they could update any users for the risk that they are approaching with their account so they done become bankrupt and </w:t>
      </w:r>
      <w:r w:rsidR="007A7D13">
        <w:t>have</w:t>
      </w:r>
      <w:r w:rsidR="00BD1C8C">
        <w:t xml:space="preserve"> no outstanding debts</w:t>
      </w:r>
      <w:r w:rsidR="007A7D13">
        <w:t>.</w:t>
      </w:r>
    </w:p>
    <w:p w14:paraId="5FB8A6B3" w14:textId="77777777" w:rsidR="00A175DC" w:rsidRDefault="00A175DC" w:rsidP="5EC65EC0"/>
    <w:p w14:paraId="3742DA3C" w14:textId="44F29A0D" w:rsidR="65E86874" w:rsidRDefault="65E86874" w:rsidP="5EC65EC0">
      <w:bookmarkStart w:id="7" w:name="_Toc1807073641"/>
      <w:r>
        <w:t xml:space="preserve">A </w:t>
      </w:r>
      <w:proofErr w:type="spellStart"/>
      <w:r>
        <w:t>MoSCoW</w:t>
      </w:r>
      <w:proofErr w:type="spellEnd"/>
      <w:r>
        <w:t xml:space="preserve"> type requirements analysis or equivalent</w:t>
      </w:r>
      <w:bookmarkEnd w:id="7"/>
    </w:p>
    <w:tbl>
      <w:tblPr>
        <w:tblStyle w:val="TableGrid"/>
        <w:tblW w:w="0" w:type="auto"/>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2340"/>
        <w:gridCol w:w="2340"/>
        <w:gridCol w:w="2340"/>
        <w:gridCol w:w="2340"/>
      </w:tblGrid>
      <w:tr w:rsidR="45FD3C49" w14:paraId="7609D036" w14:textId="77777777" w:rsidTr="5EC65EC0">
        <w:trPr>
          <w:trHeight w:val="300"/>
        </w:trPr>
        <w:tc>
          <w:tcPr>
            <w:tcW w:w="2340" w:type="dxa"/>
            <w:shd w:val="clear" w:color="auto" w:fill="D6E3BC"/>
            <w:tcMar>
              <w:left w:w="105" w:type="dxa"/>
              <w:right w:w="105" w:type="dxa"/>
            </w:tcMar>
            <w:vAlign w:val="center"/>
          </w:tcPr>
          <w:p w14:paraId="493CF527" w14:textId="287AF9CF" w:rsidR="45FD3C49" w:rsidRDefault="45FD3C49" w:rsidP="45FD3C49">
            <w:pPr>
              <w:jc w:val="center"/>
              <w:rPr>
                <w:rFonts w:ascii="Calibri" w:eastAsia="Calibri" w:hAnsi="Calibri" w:cs="Calibri"/>
                <w:color w:val="000000" w:themeColor="text1"/>
                <w:sz w:val="28"/>
                <w:szCs w:val="28"/>
              </w:rPr>
            </w:pPr>
            <w:r w:rsidRPr="45FD3C49">
              <w:rPr>
                <w:rFonts w:ascii="Calibri" w:eastAsia="Calibri" w:hAnsi="Calibri" w:cs="Calibri"/>
                <w:b/>
                <w:bCs/>
                <w:color w:val="000000" w:themeColor="text1"/>
                <w:sz w:val="28"/>
                <w:szCs w:val="28"/>
                <w:lang w:val="en-GB"/>
              </w:rPr>
              <w:lastRenderedPageBreak/>
              <w:t>MUST</w:t>
            </w:r>
          </w:p>
          <w:p w14:paraId="200A3378" w14:textId="4D4EC9B3" w:rsidR="45FD3C49" w:rsidRDefault="45FD3C49" w:rsidP="45FD3C49">
            <w:pPr>
              <w:jc w:val="center"/>
              <w:rPr>
                <w:rFonts w:ascii="Calibri" w:eastAsia="Calibri" w:hAnsi="Calibri" w:cs="Calibri"/>
                <w:color w:val="000000" w:themeColor="text1"/>
                <w:sz w:val="22"/>
                <w:szCs w:val="22"/>
              </w:rPr>
            </w:pPr>
            <w:r w:rsidRPr="45FD3C49">
              <w:rPr>
                <w:rFonts w:ascii="Calibri" w:eastAsia="Calibri" w:hAnsi="Calibri" w:cs="Calibri"/>
                <w:color w:val="000000" w:themeColor="text1"/>
                <w:sz w:val="22"/>
                <w:szCs w:val="22"/>
                <w:lang w:val="en-GB"/>
              </w:rPr>
              <w:t>(40-50%)</w:t>
            </w:r>
          </w:p>
        </w:tc>
        <w:tc>
          <w:tcPr>
            <w:tcW w:w="2340" w:type="dxa"/>
            <w:shd w:val="clear" w:color="auto" w:fill="CCC0D9"/>
            <w:tcMar>
              <w:left w:w="105" w:type="dxa"/>
              <w:right w:w="105" w:type="dxa"/>
            </w:tcMar>
            <w:vAlign w:val="center"/>
          </w:tcPr>
          <w:p w14:paraId="5CAC6600" w14:textId="158B5AD5" w:rsidR="45FD3C49" w:rsidRDefault="45FD3C49" w:rsidP="45FD3C49">
            <w:pPr>
              <w:jc w:val="center"/>
              <w:rPr>
                <w:rFonts w:ascii="Calibri" w:eastAsia="Calibri" w:hAnsi="Calibri" w:cs="Calibri"/>
                <w:color w:val="000000" w:themeColor="text1"/>
                <w:sz w:val="28"/>
                <w:szCs w:val="28"/>
              </w:rPr>
            </w:pPr>
            <w:r w:rsidRPr="45FD3C49">
              <w:rPr>
                <w:rFonts w:ascii="Calibri" w:eastAsia="Calibri" w:hAnsi="Calibri" w:cs="Calibri"/>
                <w:b/>
                <w:bCs/>
                <w:color w:val="000000" w:themeColor="text1"/>
                <w:sz w:val="28"/>
                <w:szCs w:val="28"/>
                <w:lang w:val="en-GB"/>
              </w:rPr>
              <w:t>SHOULD</w:t>
            </w:r>
          </w:p>
          <w:p w14:paraId="4BC5A852" w14:textId="0C9E4455" w:rsidR="45FD3C49" w:rsidRDefault="45FD3C49" w:rsidP="45FD3C49">
            <w:pPr>
              <w:jc w:val="center"/>
              <w:rPr>
                <w:rFonts w:ascii="Calibri" w:eastAsia="Calibri" w:hAnsi="Calibri" w:cs="Calibri"/>
                <w:color w:val="000000" w:themeColor="text1"/>
                <w:sz w:val="22"/>
                <w:szCs w:val="22"/>
              </w:rPr>
            </w:pPr>
            <w:r w:rsidRPr="45FD3C49">
              <w:rPr>
                <w:rFonts w:ascii="Calibri" w:eastAsia="Calibri" w:hAnsi="Calibri" w:cs="Calibri"/>
                <w:color w:val="000000" w:themeColor="text1"/>
                <w:sz w:val="22"/>
                <w:szCs w:val="22"/>
                <w:lang w:val="en-GB"/>
              </w:rPr>
              <w:t>(50-70%)</w:t>
            </w:r>
          </w:p>
        </w:tc>
        <w:tc>
          <w:tcPr>
            <w:tcW w:w="2340" w:type="dxa"/>
            <w:shd w:val="clear" w:color="auto" w:fill="B6DDE8"/>
            <w:tcMar>
              <w:left w:w="105" w:type="dxa"/>
              <w:right w:w="105" w:type="dxa"/>
            </w:tcMar>
            <w:vAlign w:val="center"/>
          </w:tcPr>
          <w:p w14:paraId="7E178FEE" w14:textId="22276F09" w:rsidR="45FD3C49" w:rsidRDefault="45FD3C49" w:rsidP="45FD3C49">
            <w:pPr>
              <w:jc w:val="center"/>
              <w:rPr>
                <w:rFonts w:ascii="Calibri" w:eastAsia="Calibri" w:hAnsi="Calibri" w:cs="Calibri"/>
                <w:color w:val="000000" w:themeColor="text1"/>
                <w:sz w:val="28"/>
                <w:szCs w:val="28"/>
              </w:rPr>
            </w:pPr>
            <w:r w:rsidRPr="45FD3C49">
              <w:rPr>
                <w:rFonts w:ascii="Calibri" w:eastAsia="Calibri" w:hAnsi="Calibri" w:cs="Calibri"/>
                <w:b/>
                <w:bCs/>
                <w:color w:val="000000" w:themeColor="text1"/>
                <w:sz w:val="28"/>
                <w:szCs w:val="28"/>
                <w:lang w:val="en-GB"/>
              </w:rPr>
              <w:t>COULD</w:t>
            </w:r>
          </w:p>
          <w:p w14:paraId="74D8E67F" w14:textId="7190A352" w:rsidR="45FD3C49" w:rsidRDefault="45FD3C49" w:rsidP="45FD3C49">
            <w:pPr>
              <w:jc w:val="center"/>
              <w:rPr>
                <w:rFonts w:ascii="Calibri" w:eastAsia="Calibri" w:hAnsi="Calibri" w:cs="Calibri"/>
                <w:color w:val="000000" w:themeColor="text1"/>
                <w:sz w:val="22"/>
                <w:szCs w:val="22"/>
              </w:rPr>
            </w:pPr>
            <w:r w:rsidRPr="45FD3C49">
              <w:rPr>
                <w:rFonts w:ascii="Calibri" w:eastAsia="Calibri" w:hAnsi="Calibri" w:cs="Calibri"/>
                <w:color w:val="000000" w:themeColor="text1"/>
                <w:sz w:val="22"/>
                <w:szCs w:val="22"/>
                <w:lang w:val="en-GB"/>
              </w:rPr>
              <w:t>(70%+)</w:t>
            </w:r>
          </w:p>
        </w:tc>
        <w:tc>
          <w:tcPr>
            <w:tcW w:w="2340" w:type="dxa"/>
            <w:shd w:val="clear" w:color="auto" w:fill="FBD4B4"/>
            <w:tcMar>
              <w:left w:w="105" w:type="dxa"/>
              <w:right w:w="105" w:type="dxa"/>
            </w:tcMar>
            <w:vAlign w:val="center"/>
          </w:tcPr>
          <w:p w14:paraId="60DFCF98" w14:textId="4E1A332A" w:rsidR="45FD3C49" w:rsidRDefault="45FD3C49" w:rsidP="45FD3C49">
            <w:pPr>
              <w:jc w:val="center"/>
              <w:rPr>
                <w:rFonts w:ascii="Calibri" w:eastAsia="Calibri" w:hAnsi="Calibri" w:cs="Calibri"/>
                <w:color w:val="000000" w:themeColor="text1"/>
                <w:sz w:val="28"/>
                <w:szCs w:val="28"/>
              </w:rPr>
            </w:pPr>
            <w:r w:rsidRPr="45FD3C49">
              <w:rPr>
                <w:rFonts w:ascii="Calibri" w:eastAsia="Calibri" w:hAnsi="Calibri" w:cs="Calibri"/>
                <w:b/>
                <w:bCs/>
                <w:color w:val="000000" w:themeColor="text1"/>
                <w:sz w:val="28"/>
                <w:szCs w:val="28"/>
                <w:lang w:val="en-GB"/>
              </w:rPr>
              <w:t>WON’T</w:t>
            </w:r>
          </w:p>
          <w:p w14:paraId="174E56E2" w14:textId="3EFDEFA9" w:rsidR="45FD3C49" w:rsidRDefault="45FD3C49" w:rsidP="45FD3C49">
            <w:pPr>
              <w:jc w:val="center"/>
              <w:rPr>
                <w:rFonts w:ascii="Calibri" w:eastAsia="Calibri" w:hAnsi="Calibri" w:cs="Calibri"/>
                <w:color w:val="000000" w:themeColor="text1"/>
                <w:sz w:val="22"/>
                <w:szCs w:val="22"/>
              </w:rPr>
            </w:pPr>
            <w:r w:rsidRPr="45FD3C49">
              <w:rPr>
                <w:rFonts w:ascii="Calibri" w:eastAsia="Calibri" w:hAnsi="Calibri" w:cs="Calibri"/>
                <w:color w:val="000000" w:themeColor="text1"/>
                <w:sz w:val="22"/>
                <w:szCs w:val="22"/>
                <w:lang w:val="en-GB"/>
              </w:rPr>
              <w:t>(To provide clarity on what won’t be included)</w:t>
            </w:r>
          </w:p>
        </w:tc>
      </w:tr>
      <w:tr w:rsidR="45FD3C49" w14:paraId="754E0EE8" w14:textId="77777777" w:rsidTr="5EC65EC0">
        <w:trPr>
          <w:trHeight w:val="2985"/>
        </w:trPr>
        <w:tc>
          <w:tcPr>
            <w:tcW w:w="2340" w:type="dxa"/>
            <w:shd w:val="clear" w:color="auto" w:fill="D6E3BC"/>
            <w:tcMar>
              <w:left w:w="105" w:type="dxa"/>
              <w:right w:w="105" w:type="dxa"/>
            </w:tcMar>
          </w:tcPr>
          <w:p w14:paraId="4572AA67" w14:textId="1EB6BE9F" w:rsidR="45FD3C49" w:rsidRDefault="752E1D20" w:rsidP="5EC65EC0">
            <w:pPr>
              <w:pStyle w:val="ListParagraph"/>
              <w:numPr>
                <w:ilvl w:val="0"/>
                <w:numId w:val="1"/>
              </w:numPr>
              <w:rPr>
                <w:rFonts w:ascii="Calibri" w:eastAsia="Calibri" w:hAnsi="Calibri" w:cs="Calibri"/>
                <w:color w:val="000000" w:themeColor="text1"/>
                <w:sz w:val="22"/>
                <w:szCs w:val="22"/>
              </w:rPr>
            </w:pPr>
            <w:r w:rsidRPr="5EC65EC0">
              <w:rPr>
                <w:rFonts w:ascii="Calibri" w:eastAsia="Calibri" w:hAnsi="Calibri" w:cs="Calibri"/>
                <w:color w:val="000000" w:themeColor="text1"/>
                <w:sz w:val="22"/>
                <w:szCs w:val="22"/>
              </w:rPr>
              <w:t>Create 5 different machine learning models</w:t>
            </w:r>
          </w:p>
          <w:p w14:paraId="6358940C" w14:textId="05E29048" w:rsidR="45FD3C49" w:rsidRDefault="45FD3C49" w:rsidP="5EC65EC0">
            <w:pPr>
              <w:pStyle w:val="ListParagraph"/>
              <w:rPr>
                <w:rFonts w:ascii="Calibri" w:eastAsia="Calibri" w:hAnsi="Calibri" w:cs="Calibri"/>
                <w:color w:val="000000" w:themeColor="text1"/>
                <w:sz w:val="22"/>
                <w:szCs w:val="22"/>
              </w:rPr>
            </w:pPr>
          </w:p>
          <w:p w14:paraId="09D46024" w14:textId="3FEBDF93" w:rsidR="45FD3C49" w:rsidRDefault="752E1D20" w:rsidP="5EC65EC0">
            <w:pPr>
              <w:pStyle w:val="ListParagraph"/>
              <w:numPr>
                <w:ilvl w:val="0"/>
                <w:numId w:val="1"/>
              </w:numPr>
              <w:rPr>
                <w:rFonts w:ascii="Calibri" w:eastAsia="Calibri" w:hAnsi="Calibri" w:cs="Calibri"/>
                <w:color w:val="000000" w:themeColor="text1"/>
                <w:sz w:val="22"/>
                <w:szCs w:val="22"/>
              </w:rPr>
            </w:pPr>
            <w:r w:rsidRPr="5EC65EC0">
              <w:rPr>
                <w:rFonts w:ascii="Calibri" w:eastAsia="Calibri" w:hAnsi="Calibri" w:cs="Calibri"/>
                <w:color w:val="000000" w:themeColor="text1"/>
                <w:sz w:val="22"/>
                <w:szCs w:val="22"/>
              </w:rPr>
              <w:t>Test ai for predictions</w:t>
            </w:r>
          </w:p>
          <w:p w14:paraId="488CBB2F" w14:textId="24CA1B20" w:rsidR="45FD3C49" w:rsidRDefault="45FD3C49" w:rsidP="5EC65EC0">
            <w:pPr>
              <w:pStyle w:val="ListParagraph"/>
              <w:rPr>
                <w:rFonts w:ascii="Calibri" w:eastAsia="Calibri" w:hAnsi="Calibri" w:cs="Calibri"/>
                <w:color w:val="000000" w:themeColor="text1"/>
                <w:sz w:val="22"/>
                <w:szCs w:val="22"/>
              </w:rPr>
            </w:pPr>
          </w:p>
          <w:p w14:paraId="1688B45B" w14:textId="13E8CE03" w:rsidR="45FD3C49" w:rsidRDefault="752E1D20" w:rsidP="5EC65EC0">
            <w:pPr>
              <w:pStyle w:val="ListParagraph"/>
              <w:numPr>
                <w:ilvl w:val="0"/>
                <w:numId w:val="1"/>
              </w:numPr>
              <w:rPr>
                <w:rFonts w:ascii="Calibri" w:eastAsia="Calibri" w:hAnsi="Calibri" w:cs="Calibri"/>
                <w:color w:val="000000" w:themeColor="text1"/>
                <w:sz w:val="22"/>
                <w:szCs w:val="22"/>
              </w:rPr>
            </w:pPr>
            <w:r w:rsidRPr="5EC65EC0">
              <w:rPr>
                <w:rFonts w:ascii="Calibri" w:eastAsia="Calibri" w:hAnsi="Calibri" w:cs="Calibri"/>
                <w:color w:val="000000" w:themeColor="text1"/>
                <w:sz w:val="22"/>
                <w:szCs w:val="22"/>
              </w:rPr>
              <w:t xml:space="preserve">Evaluate which ai is best for </w:t>
            </w:r>
            <w:proofErr w:type="spellStart"/>
            <w:r w:rsidRPr="5EC65EC0">
              <w:rPr>
                <w:rFonts w:ascii="Calibri" w:eastAsia="Calibri" w:hAnsi="Calibri" w:cs="Calibri"/>
                <w:color w:val="000000" w:themeColor="text1"/>
                <w:sz w:val="22"/>
                <w:szCs w:val="22"/>
              </w:rPr>
              <w:t>predction</w:t>
            </w:r>
            <w:proofErr w:type="spellEnd"/>
          </w:p>
          <w:p w14:paraId="46510EF3" w14:textId="008F297C" w:rsidR="45FD3C49" w:rsidRDefault="45FD3C49" w:rsidP="5EC65EC0">
            <w:pPr>
              <w:pStyle w:val="ListParagraph"/>
              <w:rPr>
                <w:rFonts w:ascii="Calibri" w:eastAsia="Calibri" w:hAnsi="Calibri" w:cs="Calibri"/>
                <w:color w:val="000000" w:themeColor="text1"/>
                <w:sz w:val="22"/>
                <w:szCs w:val="22"/>
              </w:rPr>
            </w:pPr>
          </w:p>
          <w:p w14:paraId="2ECC7F2E" w14:textId="46E7B244" w:rsidR="45FD3C49" w:rsidRDefault="752E1D20" w:rsidP="5EC65EC0">
            <w:pPr>
              <w:pStyle w:val="ListParagraph"/>
              <w:numPr>
                <w:ilvl w:val="0"/>
                <w:numId w:val="1"/>
              </w:numPr>
              <w:rPr>
                <w:rFonts w:ascii="Calibri" w:eastAsia="Calibri" w:hAnsi="Calibri" w:cs="Calibri"/>
                <w:color w:val="000000" w:themeColor="text1"/>
                <w:sz w:val="22"/>
                <w:szCs w:val="22"/>
              </w:rPr>
            </w:pPr>
            <w:r w:rsidRPr="5EC65EC0">
              <w:rPr>
                <w:rFonts w:ascii="Calibri" w:eastAsia="Calibri" w:hAnsi="Calibri" w:cs="Calibri"/>
                <w:color w:val="000000" w:themeColor="text1"/>
                <w:sz w:val="22"/>
                <w:szCs w:val="22"/>
              </w:rPr>
              <w:t>Document process</w:t>
            </w:r>
          </w:p>
        </w:tc>
        <w:tc>
          <w:tcPr>
            <w:tcW w:w="2340" w:type="dxa"/>
            <w:shd w:val="clear" w:color="auto" w:fill="CCC0D9"/>
            <w:tcMar>
              <w:left w:w="105" w:type="dxa"/>
              <w:right w:w="105" w:type="dxa"/>
            </w:tcMar>
          </w:tcPr>
          <w:p w14:paraId="7E63E181" w14:textId="151D2949" w:rsidR="45FD3C49" w:rsidRPr="00FF5E10" w:rsidRDefault="752E1D20" w:rsidP="5EC65EC0">
            <w:pPr>
              <w:pStyle w:val="ListParagraph"/>
              <w:numPr>
                <w:ilvl w:val="0"/>
                <w:numId w:val="1"/>
              </w:numPr>
              <w:rPr>
                <w:rFonts w:ascii="Calibri" w:eastAsia="Calibri" w:hAnsi="Calibri" w:cs="Calibri"/>
                <w:color w:val="000000" w:themeColor="text1"/>
                <w:sz w:val="22"/>
                <w:szCs w:val="22"/>
                <w:lang w:val="it-IT"/>
              </w:rPr>
            </w:pPr>
            <w:r w:rsidRPr="00FF5E10">
              <w:rPr>
                <w:rFonts w:ascii="Calibri" w:eastAsia="Calibri" w:hAnsi="Calibri" w:cs="Calibri"/>
                <w:color w:val="000000" w:themeColor="text1"/>
                <w:sz w:val="22"/>
                <w:szCs w:val="22"/>
                <w:lang w:val="it-IT"/>
              </w:rPr>
              <w:t xml:space="preserve">Create ai models in </w:t>
            </w:r>
            <w:r w:rsidR="006C13DF" w:rsidRPr="00FF5E10">
              <w:rPr>
                <w:rFonts w:ascii="Calibri" w:eastAsia="Calibri" w:hAnsi="Calibri" w:cs="Calibri"/>
                <w:color w:val="000000" w:themeColor="text1"/>
                <w:sz w:val="22"/>
                <w:szCs w:val="22"/>
                <w:lang w:val="it-IT"/>
              </w:rPr>
              <w:t>R</w:t>
            </w:r>
            <w:r w:rsidRPr="00FF5E10">
              <w:rPr>
                <w:rFonts w:ascii="Calibri" w:eastAsia="Calibri" w:hAnsi="Calibri" w:cs="Calibri"/>
                <w:color w:val="000000" w:themeColor="text1"/>
                <w:sz w:val="22"/>
                <w:szCs w:val="22"/>
                <w:lang w:val="it-IT"/>
              </w:rPr>
              <w:t xml:space="preserve"> script</w:t>
            </w:r>
          </w:p>
          <w:p w14:paraId="4DA9BDA5" w14:textId="659549A1" w:rsidR="45FD3C49" w:rsidRPr="00FF5E10" w:rsidRDefault="45FD3C49" w:rsidP="5EC65EC0">
            <w:pPr>
              <w:pStyle w:val="ListParagraph"/>
              <w:rPr>
                <w:rFonts w:ascii="Calibri" w:eastAsia="Calibri" w:hAnsi="Calibri" w:cs="Calibri"/>
                <w:color w:val="000000" w:themeColor="text1"/>
                <w:sz w:val="22"/>
                <w:szCs w:val="22"/>
                <w:lang w:val="it-IT"/>
              </w:rPr>
            </w:pPr>
          </w:p>
          <w:p w14:paraId="170446E7" w14:textId="2E155945" w:rsidR="45FD3C49" w:rsidRDefault="752E1D20" w:rsidP="5EC65EC0">
            <w:pPr>
              <w:pStyle w:val="ListParagraph"/>
              <w:numPr>
                <w:ilvl w:val="0"/>
                <w:numId w:val="1"/>
              </w:numPr>
              <w:rPr>
                <w:rFonts w:ascii="Calibri" w:eastAsia="Calibri" w:hAnsi="Calibri" w:cs="Calibri"/>
                <w:color w:val="000000" w:themeColor="text1"/>
                <w:sz w:val="22"/>
                <w:szCs w:val="22"/>
              </w:rPr>
            </w:pPr>
            <w:r w:rsidRPr="5EC65EC0">
              <w:rPr>
                <w:rFonts w:ascii="Calibri" w:eastAsia="Calibri" w:hAnsi="Calibri" w:cs="Calibri"/>
                <w:color w:val="000000" w:themeColor="text1"/>
                <w:sz w:val="22"/>
                <w:szCs w:val="22"/>
              </w:rPr>
              <w:t xml:space="preserve">Test ai for </w:t>
            </w:r>
            <w:r w:rsidR="008E15E7">
              <w:rPr>
                <w:rFonts w:ascii="Calibri" w:eastAsia="Calibri" w:hAnsi="Calibri" w:cs="Calibri"/>
                <w:color w:val="000000" w:themeColor="text1"/>
                <w:sz w:val="22"/>
                <w:szCs w:val="22"/>
              </w:rPr>
              <w:t>default risk</w:t>
            </w:r>
          </w:p>
          <w:p w14:paraId="13D2C85F" w14:textId="60DEFF2A" w:rsidR="45FD3C49" w:rsidRDefault="45FD3C49" w:rsidP="5EC65EC0">
            <w:pPr>
              <w:pStyle w:val="ListParagraph"/>
              <w:rPr>
                <w:rFonts w:ascii="Calibri" w:eastAsia="Calibri" w:hAnsi="Calibri" w:cs="Calibri"/>
                <w:color w:val="000000" w:themeColor="text1"/>
                <w:sz w:val="22"/>
                <w:szCs w:val="22"/>
              </w:rPr>
            </w:pPr>
          </w:p>
          <w:p w14:paraId="45215B95" w14:textId="7B369018" w:rsidR="45FD3C49" w:rsidRDefault="18BE6CD7" w:rsidP="5EC65EC0">
            <w:pPr>
              <w:pStyle w:val="ListParagraph"/>
              <w:numPr>
                <w:ilvl w:val="0"/>
                <w:numId w:val="1"/>
              </w:numPr>
              <w:rPr>
                <w:rFonts w:ascii="Calibri" w:eastAsia="Calibri" w:hAnsi="Calibri" w:cs="Calibri"/>
                <w:color w:val="000000" w:themeColor="text1"/>
                <w:sz w:val="22"/>
                <w:szCs w:val="22"/>
              </w:rPr>
            </w:pPr>
            <w:r w:rsidRPr="5EC65EC0">
              <w:rPr>
                <w:rFonts w:ascii="Calibri" w:eastAsia="Calibri" w:hAnsi="Calibri" w:cs="Calibri"/>
                <w:color w:val="000000" w:themeColor="text1"/>
                <w:sz w:val="22"/>
                <w:szCs w:val="22"/>
              </w:rPr>
              <w:t>Only submit one machine learning model for my product</w:t>
            </w:r>
          </w:p>
        </w:tc>
        <w:tc>
          <w:tcPr>
            <w:tcW w:w="2340" w:type="dxa"/>
            <w:shd w:val="clear" w:color="auto" w:fill="B6DDE8"/>
            <w:tcMar>
              <w:left w:w="105" w:type="dxa"/>
              <w:right w:w="105" w:type="dxa"/>
            </w:tcMar>
          </w:tcPr>
          <w:p w14:paraId="09E93737" w14:textId="31C7A893" w:rsidR="45FD3C49" w:rsidRDefault="752E1D20" w:rsidP="5EC65EC0">
            <w:pPr>
              <w:pStyle w:val="ListParagraph"/>
              <w:numPr>
                <w:ilvl w:val="0"/>
                <w:numId w:val="1"/>
              </w:numPr>
              <w:rPr>
                <w:rFonts w:ascii="Calibri" w:eastAsia="Calibri" w:hAnsi="Calibri" w:cs="Calibri"/>
                <w:color w:val="000000" w:themeColor="text1"/>
                <w:sz w:val="22"/>
                <w:szCs w:val="22"/>
              </w:rPr>
            </w:pPr>
            <w:r w:rsidRPr="5EC65EC0">
              <w:rPr>
                <w:rFonts w:ascii="Calibri" w:eastAsia="Calibri" w:hAnsi="Calibri" w:cs="Calibri"/>
                <w:color w:val="000000" w:themeColor="text1"/>
                <w:sz w:val="22"/>
                <w:szCs w:val="22"/>
              </w:rPr>
              <w:t>Have hybrid machine learning models to predict crime rate</w:t>
            </w:r>
          </w:p>
          <w:p w14:paraId="3CADD5EA" w14:textId="138A5BD3" w:rsidR="45FD3C49" w:rsidRDefault="45FD3C49" w:rsidP="5EC65EC0">
            <w:pPr>
              <w:pStyle w:val="ListParagraph"/>
              <w:rPr>
                <w:rFonts w:ascii="Calibri" w:eastAsia="Calibri" w:hAnsi="Calibri" w:cs="Calibri"/>
                <w:color w:val="000000" w:themeColor="text1"/>
                <w:sz w:val="22"/>
                <w:szCs w:val="22"/>
              </w:rPr>
            </w:pPr>
          </w:p>
          <w:p w14:paraId="1EF53ECA" w14:textId="60BFF20F" w:rsidR="45FD3C49" w:rsidRDefault="379A327D" w:rsidP="5EC65EC0">
            <w:pPr>
              <w:pStyle w:val="ListParagraph"/>
              <w:numPr>
                <w:ilvl w:val="0"/>
                <w:numId w:val="1"/>
              </w:numPr>
              <w:rPr>
                <w:rFonts w:ascii="Calibri" w:eastAsia="Calibri" w:hAnsi="Calibri" w:cs="Calibri"/>
                <w:color w:val="000000" w:themeColor="text1"/>
                <w:sz w:val="22"/>
                <w:szCs w:val="22"/>
              </w:rPr>
            </w:pPr>
            <w:r w:rsidRPr="5EC65EC0">
              <w:rPr>
                <w:rFonts w:ascii="Calibri" w:eastAsia="Calibri" w:hAnsi="Calibri" w:cs="Calibri"/>
                <w:color w:val="000000" w:themeColor="text1"/>
                <w:sz w:val="22"/>
                <w:szCs w:val="22"/>
              </w:rPr>
              <w:t>Use data other than classification</w:t>
            </w:r>
          </w:p>
        </w:tc>
        <w:tc>
          <w:tcPr>
            <w:tcW w:w="2340" w:type="dxa"/>
            <w:shd w:val="clear" w:color="auto" w:fill="FBD4B4"/>
            <w:tcMar>
              <w:left w:w="105" w:type="dxa"/>
              <w:right w:w="105" w:type="dxa"/>
            </w:tcMar>
          </w:tcPr>
          <w:p w14:paraId="6C68FC1A" w14:textId="22B9CDF7" w:rsidR="45FD3C49" w:rsidRDefault="76A166E6" w:rsidP="5EC65EC0">
            <w:pPr>
              <w:pStyle w:val="ListParagraph"/>
              <w:numPr>
                <w:ilvl w:val="0"/>
                <w:numId w:val="1"/>
              </w:numPr>
              <w:rPr>
                <w:rFonts w:ascii="Calibri" w:eastAsia="Calibri" w:hAnsi="Calibri" w:cs="Calibri"/>
                <w:color w:val="000000" w:themeColor="text1"/>
                <w:sz w:val="22"/>
                <w:szCs w:val="22"/>
              </w:rPr>
            </w:pPr>
            <w:r w:rsidRPr="5EC65EC0">
              <w:rPr>
                <w:rFonts w:ascii="Calibri" w:eastAsia="Calibri" w:hAnsi="Calibri" w:cs="Calibri"/>
                <w:color w:val="000000" w:themeColor="text1"/>
                <w:sz w:val="22"/>
                <w:szCs w:val="22"/>
              </w:rPr>
              <w:t>More than 5 machine learning models</w:t>
            </w:r>
          </w:p>
          <w:p w14:paraId="04AC801E" w14:textId="487F2E2F" w:rsidR="45FD3C49" w:rsidRDefault="45FD3C49" w:rsidP="5EC65EC0">
            <w:pPr>
              <w:pStyle w:val="ListParagraph"/>
              <w:rPr>
                <w:rFonts w:ascii="Calibri" w:eastAsia="Calibri" w:hAnsi="Calibri" w:cs="Calibri"/>
                <w:color w:val="000000" w:themeColor="text1"/>
                <w:sz w:val="22"/>
                <w:szCs w:val="22"/>
              </w:rPr>
            </w:pPr>
          </w:p>
          <w:p w14:paraId="3E6CEF96" w14:textId="4E5CE0B8" w:rsidR="45FD3C49" w:rsidRDefault="5BEA8D7D" w:rsidP="5EC65EC0">
            <w:pPr>
              <w:pStyle w:val="ListParagraph"/>
              <w:numPr>
                <w:ilvl w:val="0"/>
                <w:numId w:val="1"/>
              </w:numPr>
              <w:rPr>
                <w:rFonts w:ascii="Calibri" w:eastAsia="Calibri" w:hAnsi="Calibri" w:cs="Calibri"/>
                <w:color w:val="000000" w:themeColor="text1"/>
                <w:sz w:val="22"/>
                <w:szCs w:val="22"/>
              </w:rPr>
            </w:pPr>
            <w:r w:rsidRPr="5EC65EC0">
              <w:rPr>
                <w:rFonts w:ascii="Calibri" w:eastAsia="Calibri" w:hAnsi="Calibri" w:cs="Calibri"/>
                <w:color w:val="000000" w:themeColor="text1"/>
                <w:sz w:val="22"/>
                <w:szCs w:val="22"/>
              </w:rPr>
              <w:t>Using different programming languages</w:t>
            </w:r>
          </w:p>
          <w:p w14:paraId="3150C27E" w14:textId="518C08BE" w:rsidR="45FD3C49" w:rsidRDefault="45FD3C49" w:rsidP="5EC65EC0">
            <w:pPr>
              <w:rPr>
                <w:rFonts w:ascii="Calibri" w:eastAsia="Calibri" w:hAnsi="Calibri" w:cs="Calibri"/>
                <w:color w:val="000000" w:themeColor="text1"/>
                <w:sz w:val="22"/>
                <w:szCs w:val="22"/>
              </w:rPr>
            </w:pPr>
          </w:p>
          <w:p w14:paraId="3DEF2846" w14:textId="3FF1F854" w:rsidR="45FD3C49" w:rsidRDefault="45FD3C49" w:rsidP="5EC65EC0">
            <w:pPr>
              <w:pStyle w:val="ListParagraph"/>
              <w:rPr>
                <w:rFonts w:ascii="Calibri" w:eastAsia="Calibri" w:hAnsi="Calibri" w:cs="Calibri"/>
                <w:color w:val="000000" w:themeColor="text1"/>
                <w:sz w:val="22"/>
                <w:szCs w:val="22"/>
              </w:rPr>
            </w:pPr>
          </w:p>
        </w:tc>
      </w:tr>
    </w:tbl>
    <w:p w14:paraId="65599E83" w14:textId="1E17A64B" w:rsidR="2C2C2236" w:rsidRDefault="2C2C2236" w:rsidP="4D5252EA">
      <w:pPr>
        <w:pStyle w:val="Heading1"/>
      </w:pPr>
      <w:bookmarkStart w:id="8" w:name="_Toc195443070"/>
      <w:r>
        <w:lastRenderedPageBreak/>
        <w:t>Literature Review</w:t>
      </w:r>
      <w:bookmarkEnd w:id="8"/>
    </w:p>
    <w:tbl>
      <w:tblPr>
        <w:tblStyle w:val="TableGrid"/>
        <w:tblpPr w:leftFromText="180" w:rightFromText="180" w:vertAnchor="text" w:tblpY="-1259"/>
        <w:tblW w:w="8785" w:type="dxa"/>
        <w:tblLook w:val="04A0" w:firstRow="1" w:lastRow="0" w:firstColumn="1" w:lastColumn="0" w:noHBand="0" w:noVBand="1"/>
      </w:tblPr>
      <w:tblGrid>
        <w:gridCol w:w="2174"/>
        <w:gridCol w:w="2195"/>
        <w:gridCol w:w="2892"/>
        <w:gridCol w:w="1524"/>
      </w:tblGrid>
      <w:tr w:rsidR="00F5693B" w:rsidRPr="00D077C6" w14:paraId="14ADE02B" w14:textId="77777777" w:rsidTr="001408B7">
        <w:tc>
          <w:tcPr>
            <w:tcW w:w="2174" w:type="dxa"/>
          </w:tcPr>
          <w:p w14:paraId="55CF4C70" w14:textId="77777777" w:rsidR="00F5693B" w:rsidRPr="000F0375" w:rsidRDefault="00F5693B" w:rsidP="001408B7">
            <w:pPr>
              <w:jc w:val="both"/>
              <w:rPr>
                <w:rFonts w:asciiTheme="majorHAnsi" w:hAnsiTheme="majorHAnsi" w:cstheme="majorHAnsi"/>
                <w:b/>
                <w:bCs/>
                <w:color w:val="002060"/>
              </w:rPr>
            </w:pPr>
            <w:r w:rsidRPr="000F0375">
              <w:rPr>
                <w:rFonts w:asciiTheme="majorHAnsi" w:hAnsiTheme="majorHAnsi" w:cstheme="majorHAnsi"/>
                <w:b/>
                <w:bCs/>
                <w:color w:val="002060"/>
              </w:rPr>
              <w:lastRenderedPageBreak/>
              <w:t>Research Objective</w:t>
            </w:r>
          </w:p>
        </w:tc>
        <w:tc>
          <w:tcPr>
            <w:tcW w:w="2114" w:type="dxa"/>
          </w:tcPr>
          <w:p w14:paraId="0CB457A2" w14:textId="77777777" w:rsidR="00F5693B" w:rsidRPr="000F0375" w:rsidRDefault="00F5693B" w:rsidP="001408B7">
            <w:pPr>
              <w:jc w:val="both"/>
              <w:rPr>
                <w:rFonts w:asciiTheme="majorHAnsi" w:hAnsiTheme="majorHAnsi" w:cstheme="majorHAnsi"/>
                <w:b/>
                <w:bCs/>
                <w:color w:val="002060"/>
              </w:rPr>
            </w:pPr>
            <w:r w:rsidRPr="000F0375">
              <w:rPr>
                <w:rFonts w:asciiTheme="majorHAnsi" w:hAnsiTheme="majorHAnsi" w:cstheme="majorHAnsi"/>
                <w:b/>
                <w:bCs/>
                <w:color w:val="002060"/>
              </w:rPr>
              <w:t>Methodology</w:t>
            </w:r>
            <w:r>
              <w:rPr>
                <w:rFonts w:asciiTheme="majorHAnsi" w:hAnsiTheme="majorHAnsi" w:cstheme="majorHAnsi"/>
                <w:b/>
                <w:bCs/>
                <w:color w:val="002060"/>
              </w:rPr>
              <w:t>/Tools</w:t>
            </w:r>
            <w:r w:rsidRPr="000F0375">
              <w:rPr>
                <w:rFonts w:asciiTheme="majorHAnsi" w:hAnsiTheme="majorHAnsi" w:cstheme="majorHAnsi"/>
                <w:b/>
                <w:bCs/>
                <w:color w:val="002060"/>
              </w:rPr>
              <w:t xml:space="preserve"> Used</w:t>
            </w:r>
          </w:p>
        </w:tc>
        <w:tc>
          <w:tcPr>
            <w:tcW w:w="2972" w:type="dxa"/>
          </w:tcPr>
          <w:p w14:paraId="7D928763" w14:textId="77777777" w:rsidR="00F5693B" w:rsidRPr="000F0375" w:rsidRDefault="00F5693B" w:rsidP="001408B7">
            <w:pPr>
              <w:jc w:val="both"/>
              <w:rPr>
                <w:rFonts w:asciiTheme="majorHAnsi" w:hAnsiTheme="majorHAnsi" w:cstheme="majorHAnsi"/>
                <w:b/>
                <w:bCs/>
                <w:color w:val="002060"/>
              </w:rPr>
            </w:pPr>
            <w:r w:rsidRPr="000F0375">
              <w:rPr>
                <w:rFonts w:asciiTheme="majorHAnsi" w:hAnsiTheme="majorHAnsi" w:cstheme="majorHAnsi"/>
                <w:b/>
                <w:bCs/>
                <w:color w:val="002060"/>
              </w:rPr>
              <w:t>Results</w:t>
            </w:r>
          </w:p>
        </w:tc>
        <w:tc>
          <w:tcPr>
            <w:tcW w:w="1525" w:type="dxa"/>
          </w:tcPr>
          <w:p w14:paraId="7960E13D" w14:textId="77777777" w:rsidR="00F5693B" w:rsidRPr="000F0375" w:rsidRDefault="00F5693B" w:rsidP="001408B7">
            <w:pPr>
              <w:jc w:val="both"/>
              <w:rPr>
                <w:rFonts w:asciiTheme="majorHAnsi" w:hAnsiTheme="majorHAnsi" w:cstheme="majorHAnsi"/>
                <w:b/>
                <w:bCs/>
                <w:color w:val="002060"/>
              </w:rPr>
            </w:pPr>
            <w:r w:rsidRPr="000F0375">
              <w:rPr>
                <w:rFonts w:asciiTheme="majorHAnsi" w:hAnsiTheme="majorHAnsi" w:cstheme="majorHAnsi"/>
                <w:b/>
                <w:bCs/>
                <w:color w:val="002060"/>
              </w:rPr>
              <w:t>Paper Reference Number</w:t>
            </w:r>
          </w:p>
        </w:tc>
      </w:tr>
      <w:tr w:rsidR="00F5693B" w:rsidRPr="00D077C6" w14:paraId="65F5BBE3" w14:textId="77777777" w:rsidTr="001408B7">
        <w:tc>
          <w:tcPr>
            <w:tcW w:w="2174" w:type="dxa"/>
          </w:tcPr>
          <w:p w14:paraId="6D7D8099" w14:textId="77777777" w:rsidR="00F5693B" w:rsidRPr="00D077C6" w:rsidRDefault="00F5693B" w:rsidP="001408B7">
            <w:pPr>
              <w:jc w:val="both"/>
              <w:rPr>
                <w:rFonts w:asciiTheme="majorHAnsi" w:hAnsiTheme="majorHAnsi" w:cstheme="majorBidi"/>
              </w:rPr>
            </w:pPr>
            <w:r w:rsidRPr="76F83957">
              <w:rPr>
                <w:rFonts w:asciiTheme="majorHAnsi" w:hAnsiTheme="majorHAnsi" w:cstheme="majorBidi"/>
              </w:rPr>
              <w:t>Predict TBM operation parameters using machine learning</w:t>
            </w:r>
          </w:p>
        </w:tc>
        <w:tc>
          <w:tcPr>
            <w:tcW w:w="2114" w:type="dxa"/>
          </w:tcPr>
          <w:p w14:paraId="02BB6984" w14:textId="77777777" w:rsidR="00F5693B" w:rsidRPr="00D077C6" w:rsidRDefault="00F5693B" w:rsidP="001408B7">
            <w:pPr>
              <w:jc w:val="both"/>
              <w:rPr>
                <w:rFonts w:asciiTheme="majorHAnsi" w:hAnsiTheme="majorHAnsi" w:cstheme="majorBidi"/>
              </w:rPr>
            </w:pPr>
            <w:r w:rsidRPr="76F83957">
              <w:rPr>
                <w:rFonts w:asciiTheme="majorHAnsi" w:hAnsiTheme="majorHAnsi" w:cstheme="majorBidi"/>
              </w:rPr>
              <w:t>Decision tree</w:t>
            </w:r>
          </w:p>
        </w:tc>
        <w:tc>
          <w:tcPr>
            <w:tcW w:w="2972" w:type="dxa"/>
          </w:tcPr>
          <w:p w14:paraId="6ACBB136" w14:textId="77777777" w:rsidR="00F5693B" w:rsidRPr="00D077C6" w:rsidRDefault="00F5693B" w:rsidP="001408B7">
            <w:pPr>
              <w:jc w:val="both"/>
              <w:rPr>
                <w:rFonts w:asciiTheme="majorHAnsi" w:hAnsiTheme="majorHAnsi" w:cstheme="majorBidi"/>
              </w:rPr>
            </w:pPr>
            <w:r w:rsidRPr="76F83957">
              <w:rPr>
                <w:rFonts w:asciiTheme="majorHAnsi" w:hAnsiTheme="majorHAnsi" w:cstheme="majorBidi"/>
              </w:rPr>
              <w:t>Proposed a BAS algorithm</w:t>
            </w:r>
          </w:p>
          <w:p w14:paraId="235A50AB" w14:textId="77777777" w:rsidR="00F5693B" w:rsidRPr="00D077C6" w:rsidRDefault="00F5693B" w:rsidP="001408B7">
            <w:pPr>
              <w:jc w:val="both"/>
              <w:rPr>
                <w:rFonts w:asciiTheme="majorHAnsi" w:hAnsiTheme="majorHAnsi" w:cstheme="majorBidi"/>
              </w:rPr>
            </w:pPr>
          </w:p>
          <w:p w14:paraId="5AD577D3" w14:textId="77777777" w:rsidR="00F5693B" w:rsidRPr="00D077C6" w:rsidRDefault="00F5693B" w:rsidP="001408B7">
            <w:pPr>
              <w:jc w:val="both"/>
              <w:rPr>
                <w:rFonts w:asciiTheme="majorHAnsi" w:hAnsiTheme="majorHAnsi" w:cstheme="majorBidi"/>
              </w:rPr>
            </w:pPr>
            <w:r w:rsidRPr="76F83957">
              <w:rPr>
                <w:rFonts w:asciiTheme="majorHAnsi" w:hAnsiTheme="majorHAnsi" w:cstheme="majorBidi"/>
              </w:rPr>
              <w:t>Improved rationality</w:t>
            </w:r>
          </w:p>
          <w:p w14:paraId="4A62D356" w14:textId="77777777" w:rsidR="00F5693B" w:rsidRPr="00D077C6" w:rsidRDefault="00F5693B" w:rsidP="001408B7">
            <w:pPr>
              <w:jc w:val="both"/>
              <w:rPr>
                <w:rFonts w:asciiTheme="majorHAnsi" w:hAnsiTheme="majorHAnsi" w:cstheme="majorBidi"/>
              </w:rPr>
            </w:pPr>
          </w:p>
          <w:p w14:paraId="4C52637B" w14:textId="77777777" w:rsidR="00F5693B" w:rsidRPr="00D077C6" w:rsidRDefault="00F5693B" w:rsidP="001408B7">
            <w:pPr>
              <w:jc w:val="both"/>
              <w:rPr>
                <w:rFonts w:asciiTheme="majorHAnsi" w:hAnsiTheme="majorHAnsi" w:cstheme="majorBidi"/>
              </w:rPr>
            </w:pPr>
            <w:r w:rsidRPr="76F83957">
              <w:rPr>
                <w:rFonts w:asciiTheme="majorHAnsi" w:hAnsiTheme="majorHAnsi" w:cstheme="majorBidi"/>
              </w:rPr>
              <w:t>Reduced uncertainty</w:t>
            </w:r>
          </w:p>
          <w:p w14:paraId="0FBF4C57" w14:textId="77777777" w:rsidR="00F5693B" w:rsidRPr="00D077C6" w:rsidRDefault="00F5693B" w:rsidP="001408B7">
            <w:pPr>
              <w:jc w:val="both"/>
              <w:rPr>
                <w:rFonts w:asciiTheme="majorHAnsi" w:hAnsiTheme="majorHAnsi" w:cstheme="majorBidi"/>
              </w:rPr>
            </w:pPr>
          </w:p>
          <w:p w14:paraId="38E0533D" w14:textId="77777777" w:rsidR="00F5693B" w:rsidRPr="00D077C6" w:rsidRDefault="00F5693B" w:rsidP="001408B7">
            <w:pPr>
              <w:jc w:val="both"/>
              <w:rPr>
                <w:rFonts w:asciiTheme="majorHAnsi" w:hAnsiTheme="majorHAnsi" w:cstheme="majorBidi"/>
              </w:rPr>
            </w:pPr>
            <w:r w:rsidRPr="76F83957">
              <w:rPr>
                <w:rFonts w:asciiTheme="majorHAnsi" w:hAnsiTheme="majorHAnsi" w:cstheme="majorBidi"/>
              </w:rPr>
              <w:t>Better predictions</w:t>
            </w:r>
          </w:p>
        </w:tc>
        <w:tc>
          <w:tcPr>
            <w:tcW w:w="1525" w:type="dxa"/>
          </w:tcPr>
          <w:p w14:paraId="10E61664" w14:textId="77777777" w:rsidR="00F5693B" w:rsidRPr="00D077C6" w:rsidRDefault="00F5693B" w:rsidP="001408B7">
            <w:pPr>
              <w:jc w:val="both"/>
              <w:rPr>
                <w:rFonts w:asciiTheme="majorHAnsi" w:hAnsiTheme="majorHAnsi" w:cstheme="majorBidi"/>
              </w:rPr>
            </w:pPr>
            <w:r w:rsidRPr="76F83957">
              <w:rPr>
                <w:rFonts w:asciiTheme="majorHAnsi" w:hAnsiTheme="majorHAnsi" w:cstheme="majorBidi"/>
              </w:rPr>
              <w:t>Wang, Y. et al.</w:t>
            </w:r>
          </w:p>
        </w:tc>
      </w:tr>
      <w:tr w:rsidR="00F5693B" w:rsidRPr="00D077C6" w14:paraId="20677B7C" w14:textId="77777777" w:rsidTr="001408B7">
        <w:tc>
          <w:tcPr>
            <w:tcW w:w="2174" w:type="dxa"/>
          </w:tcPr>
          <w:p w14:paraId="1F35F132" w14:textId="77777777" w:rsidR="00F5693B" w:rsidRPr="00D077C6" w:rsidRDefault="00F5693B" w:rsidP="001408B7">
            <w:pPr>
              <w:jc w:val="both"/>
              <w:rPr>
                <w:rFonts w:asciiTheme="majorHAnsi" w:hAnsiTheme="majorHAnsi" w:cstheme="majorBidi"/>
              </w:rPr>
            </w:pPr>
            <w:r w:rsidRPr="76F83957">
              <w:rPr>
                <w:rFonts w:asciiTheme="majorHAnsi" w:hAnsiTheme="majorHAnsi" w:cstheme="majorBidi"/>
              </w:rPr>
              <w:t>Machine Learning Models for Predicting the Ammonium</w:t>
            </w:r>
          </w:p>
          <w:p w14:paraId="7372DD0F" w14:textId="77777777" w:rsidR="00F5693B" w:rsidRPr="00D077C6" w:rsidRDefault="00F5693B" w:rsidP="001408B7">
            <w:pPr>
              <w:jc w:val="both"/>
            </w:pPr>
            <w:r w:rsidRPr="76F83957">
              <w:rPr>
                <w:rFonts w:asciiTheme="majorHAnsi" w:hAnsiTheme="majorHAnsi" w:cstheme="majorBidi"/>
              </w:rPr>
              <w:t>Concentration in Alluvial Groundwaters</w:t>
            </w:r>
          </w:p>
        </w:tc>
        <w:tc>
          <w:tcPr>
            <w:tcW w:w="2114" w:type="dxa"/>
          </w:tcPr>
          <w:p w14:paraId="189776BF" w14:textId="77777777" w:rsidR="00F5693B" w:rsidRPr="00D077C6" w:rsidRDefault="00F5693B" w:rsidP="001408B7">
            <w:pPr>
              <w:jc w:val="both"/>
              <w:rPr>
                <w:rFonts w:asciiTheme="majorHAnsi" w:hAnsiTheme="majorHAnsi" w:cstheme="majorBidi"/>
              </w:rPr>
            </w:pPr>
            <w:r w:rsidRPr="038C2999">
              <w:rPr>
                <w:rFonts w:asciiTheme="majorHAnsi" w:hAnsiTheme="majorHAnsi" w:cstheme="majorBidi"/>
              </w:rPr>
              <w:t>Classification</w:t>
            </w:r>
          </w:p>
          <w:p w14:paraId="05B33F41" w14:textId="77777777" w:rsidR="00F5693B" w:rsidRPr="00D077C6" w:rsidRDefault="00F5693B" w:rsidP="001408B7">
            <w:pPr>
              <w:jc w:val="both"/>
              <w:rPr>
                <w:rFonts w:asciiTheme="majorHAnsi" w:hAnsiTheme="majorHAnsi" w:cstheme="majorBidi"/>
              </w:rPr>
            </w:pPr>
          </w:p>
          <w:p w14:paraId="488E4720" w14:textId="77777777" w:rsidR="00F5693B" w:rsidRPr="00D077C6" w:rsidRDefault="00F5693B" w:rsidP="001408B7">
            <w:pPr>
              <w:jc w:val="both"/>
              <w:rPr>
                <w:rFonts w:asciiTheme="majorHAnsi" w:hAnsiTheme="majorHAnsi" w:cstheme="majorBidi"/>
              </w:rPr>
            </w:pPr>
            <w:r w:rsidRPr="038C2999">
              <w:rPr>
                <w:rFonts w:asciiTheme="majorHAnsi" w:hAnsiTheme="majorHAnsi" w:cstheme="majorBidi"/>
              </w:rPr>
              <w:t>Regression</w:t>
            </w:r>
          </w:p>
          <w:p w14:paraId="154B7E67" w14:textId="77777777" w:rsidR="00F5693B" w:rsidRPr="00D077C6" w:rsidRDefault="00F5693B" w:rsidP="001408B7">
            <w:pPr>
              <w:jc w:val="both"/>
              <w:rPr>
                <w:rFonts w:asciiTheme="majorHAnsi" w:hAnsiTheme="majorHAnsi" w:cstheme="majorBidi"/>
              </w:rPr>
            </w:pPr>
          </w:p>
          <w:p w14:paraId="0C3CFEDA" w14:textId="77777777" w:rsidR="00F5693B" w:rsidRPr="00D077C6" w:rsidRDefault="00F5693B" w:rsidP="001408B7">
            <w:pPr>
              <w:jc w:val="both"/>
              <w:rPr>
                <w:rFonts w:asciiTheme="majorHAnsi" w:hAnsiTheme="majorHAnsi" w:cstheme="majorBidi"/>
              </w:rPr>
            </w:pPr>
            <w:r w:rsidRPr="038C2999">
              <w:rPr>
                <w:rFonts w:asciiTheme="majorHAnsi" w:hAnsiTheme="majorHAnsi" w:cstheme="majorBidi"/>
              </w:rPr>
              <w:t>Baseline models</w:t>
            </w:r>
          </w:p>
        </w:tc>
        <w:tc>
          <w:tcPr>
            <w:tcW w:w="2972" w:type="dxa"/>
          </w:tcPr>
          <w:p w14:paraId="1B09A4F9" w14:textId="77777777" w:rsidR="00F5693B" w:rsidRPr="00D077C6" w:rsidRDefault="00F5693B" w:rsidP="001408B7">
            <w:pPr>
              <w:jc w:val="both"/>
              <w:rPr>
                <w:rFonts w:asciiTheme="majorHAnsi" w:hAnsiTheme="majorHAnsi" w:cstheme="majorHAnsi"/>
              </w:rPr>
            </w:pPr>
            <w:r>
              <w:rPr>
                <w:rFonts w:asciiTheme="majorHAnsi" w:hAnsiTheme="majorHAnsi" w:cstheme="majorHAnsi"/>
              </w:rPr>
              <w:t>Deep Neural Network outperformed other model in predictions, this was shown with the plots comparison</w:t>
            </w:r>
          </w:p>
        </w:tc>
        <w:tc>
          <w:tcPr>
            <w:tcW w:w="1525" w:type="dxa"/>
          </w:tcPr>
          <w:p w14:paraId="5C0AABA3" w14:textId="77777777" w:rsidR="00F5693B" w:rsidRPr="00D077C6" w:rsidRDefault="00F5693B" w:rsidP="001408B7">
            <w:pPr>
              <w:jc w:val="both"/>
              <w:rPr>
                <w:rFonts w:ascii="Calibri Light" w:eastAsia="Calibri Light" w:hAnsi="Calibri Light" w:cs="Calibri Light"/>
              </w:rPr>
            </w:pPr>
            <w:r w:rsidRPr="76F83957">
              <w:rPr>
                <w:rFonts w:asciiTheme="majorHAnsi" w:hAnsiTheme="majorHAnsi" w:cstheme="majorBidi"/>
              </w:rPr>
              <w:t>Perović Marija et al.</w:t>
            </w:r>
          </w:p>
        </w:tc>
      </w:tr>
      <w:tr w:rsidR="00F5693B" w:rsidRPr="00D077C6" w14:paraId="19CA7736" w14:textId="77777777" w:rsidTr="001408B7">
        <w:tc>
          <w:tcPr>
            <w:tcW w:w="2174" w:type="dxa"/>
          </w:tcPr>
          <w:p w14:paraId="3CF913C5" w14:textId="77777777" w:rsidR="00F5693B" w:rsidRPr="00D077C6" w:rsidRDefault="00F5693B" w:rsidP="001408B7">
            <w:pPr>
              <w:jc w:val="both"/>
            </w:pPr>
            <w:r w:rsidRPr="76F83957">
              <w:rPr>
                <w:rFonts w:ascii="Calibri Light" w:eastAsia="Calibri Light" w:hAnsi="Calibri Light" w:cs="Calibri Light"/>
              </w:rPr>
              <w:t>Prediction of metastatic pheochromocytoma and paraganglioma</w:t>
            </w:r>
          </w:p>
        </w:tc>
        <w:tc>
          <w:tcPr>
            <w:tcW w:w="2114" w:type="dxa"/>
          </w:tcPr>
          <w:p w14:paraId="3A785099" w14:textId="77777777" w:rsidR="00F5693B" w:rsidRPr="00D077C6" w:rsidRDefault="00F5693B" w:rsidP="001408B7">
            <w:pPr>
              <w:jc w:val="both"/>
              <w:rPr>
                <w:rFonts w:asciiTheme="majorHAnsi" w:hAnsiTheme="majorHAnsi" w:cstheme="majorBidi"/>
              </w:rPr>
            </w:pPr>
            <w:r w:rsidRPr="038C2999">
              <w:rPr>
                <w:rFonts w:asciiTheme="majorHAnsi" w:hAnsiTheme="majorHAnsi" w:cstheme="majorBidi"/>
              </w:rPr>
              <w:t>Decision tree</w:t>
            </w:r>
          </w:p>
        </w:tc>
        <w:tc>
          <w:tcPr>
            <w:tcW w:w="2972" w:type="dxa"/>
          </w:tcPr>
          <w:p w14:paraId="34B8C3DE" w14:textId="77777777" w:rsidR="00F5693B" w:rsidRPr="00D077C6" w:rsidRDefault="00F5693B" w:rsidP="001408B7">
            <w:pPr>
              <w:jc w:val="both"/>
              <w:rPr>
                <w:rFonts w:asciiTheme="majorHAnsi" w:hAnsiTheme="majorHAnsi" w:cstheme="majorHAnsi"/>
              </w:rPr>
            </w:pPr>
            <w:r>
              <w:rPr>
                <w:rFonts w:asciiTheme="majorHAnsi" w:hAnsiTheme="majorHAnsi" w:cstheme="majorHAnsi"/>
              </w:rPr>
              <w:t xml:space="preserve">Highest performance is achieved by SVM and </w:t>
            </w:r>
            <w:proofErr w:type="spellStart"/>
            <w:r>
              <w:rPr>
                <w:rFonts w:asciiTheme="majorHAnsi" w:hAnsiTheme="majorHAnsi" w:cstheme="majorHAnsi"/>
              </w:rPr>
              <w:t>LogReg</w:t>
            </w:r>
            <w:proofErr w:type="spellEnd"/>
            <w:r>
              <w:rPr>
                <w:rFonts w:asciiTheme="majorHAnsi" w:hAnsiTheme="majorHAnsi" w:cstheme="majorHAnsi"/>
              </w:rPr>
              <w:t>, SVR and RR models</w:t>
            </w:r>
          </w:p>
        </w:tc>
        <w:tc>
          <w:tcPr>
            <w:tcW w:w="1525" w:type="dxa"/>
          </w:tcPr>
          <w:p w14:paraId="2F3EDDA9" w14:textId="77777777" w:rsidR="00F5693B" w:rsidRPr="00D077C6" w:rsidRDefault="00F5693B" w:rsidP="001408B7">
            <w:pPr>
              <w:jc w:val="both"/>
              <w:rPr>
                <w:rFonts w:ascii="Calibri Light" w:eastAsia="Calibri Light" w:hAnsi="Calibri Light" w:cs="Calibri Light"/>
              </w:rPr>
            </w:pPr>
            <w:r w:rsidRPr="76F83957">
              <w:rPr>
                <w:rFonts w:asciiTheme="majorHAnsi" w:hAnsiTheme="majorHAnsi" w:cstheme="majorBidi"/>
              </w:rPr>
              <w:t>López Steinmetz, L.C. et al.</w:t>
            </w:r>
          </w:p>
        </w:tc>
      </w:tr>
      <w:tr w:rsidR="00F5693B" w:rsidRPr="00D077C6" w14:paraId="3AC7F9C4" w14:textId="77777777" w:rsidTr="001408B7">
        <w:tc>
          <w:tcPr>
            <w:tcW w:w="2174" w:type="dxa"/>
          </w:tcPr>
          <w:p w14:paraId="074C0BCB" w14:textId="77777777" w:rsidR="00F5693B" w:rsidRPr="00D077C6" w:rsidRDefault="00F5693B" w:rsidP="001408B7">
            <w:pPr>
              <w:jc w:val="both"/>
              <w:rPr>
                <w:rFonts w:asciiTheme="majorHAnsi" w:hAnsiTheme="majorHAnsi" w:cstheme="majorBidi"/>
              </w:rPr>
            </w:pPr>
            <w:r w:rsidRPr="76F83957">
              <w:rPr>
                <w:rFonts w:asciiTheme="majorHAnsi" w:hAnsiTheme="majorHAnsi" w:cstheme="majorBidi"/>
              </w:rPr>
              <w:t>Machine learning models predict the emergence of depression in Argentinean college students during periods of COVID-19 quarantine</w:t>
            </w:r>
          </w:p>
        </w:tc>
        <w:tc>
          <w:tcPr>
            <w:tcW w:w="2114" w:type="dxa"/>
          </w:tcPr>
          <w:p w14:paraId="0B6D0E91" w14:textId="77777777" w:rsidR="00F5693B" w:rsidRPr="00D077C6" w:rsidRDefault="00F5693B" w:rsidP="001408B7">
            <w:pPr>
              <w:jc w:val="both"/>
              <w:rPr>
                <w:rFonts w:asciiTheme="majorHAnsi" w:hAnsiTheme="majorHAnsi" w:cstheme="majorBidi"/>
              </w:rPr>
            </w:pPr>
            <w:r w:rsidRPr="76F83957">
              <w:rPr>
                <w:rFonts w:asciiTheme="majorHAnsi" w:hAnsiTheme="majorHAnsi" w:cstheme="majorBidi"/>
              </w:rPr>
              <w:t>Dual methodology</w:t>
            </w:r>
          </w:p>
          <w:p w14:paraId="71D47D68" w14:textId="77777777" w:rsidR="00F5693B" w:rsidRPr="00D077C6" w:rsidRDefault="00F5693B" w:rsidP="001408B7">
            <w:pPr>
              <w:jc w:val="both"/>
              <w:rPr>
                <w:rFonts w:asciiTheme="majorHAnsi" w:hAnsiTheme="majorHAnsi" w:cstheme="majorBidi"/>
              </w:rPr>
            </w:pPr>
          </w:p>
        </w:tc>
        <w:tc>
          <w:tcPr>
            <w:tcW w:w="2972" w:type="dxa"/>
          </w:tcPr>
          <w:p w14:paraId="7FDBE97A" w14:textId="77777777" w:rsidR="00F5693B" w:rsidRPr="00D077C6" w:rsidRDefault="00F5693B" w:rsidP="001408B7">
            <w:pPr>
              <w:jc w:val="both"/>
              <w:rPr>
                <w:rFonts w:asciiTheme="majorHAnsi" w:hAnsiTheme="majorHAnsi" w:cstheme="majorBidi"/>
              </w:rPr>
            </w:pPr>
            <w:r w:rsidRPr="038C2999">
              <w:rPr>
                <w:rFonts w:asciiTheme="majorHAnsi" w:hAnsiTheme="majorHAnsi" w:cstheme="majorBidi"/>
              </w:rPr>
              <w:t xml:space="preserve">Shows </w:t>
            </w:r>
            <w:proofErr w:type="spellStart"/>
            <w:r w:rsidRPr="038C2999">
              <w:rPr>
                <w:rFonts w:asciiTheme="majorHAnsi" w:hAnsiTheme="majorHAnsi" w:cstheme="majorBidi"/>
              </w:rPr>
              <w:t>pre existing</w:t>
            </w:r>
            <w:proofErr w:type="spellEnd"/>
            <w:r w:rsidRPr="038C2999">
              <w:rPr>
                <w:rFonts w:asciiTheme="majorHAnsi" w:hAnsiTheme="majorHAnsi" w:cstheme="majorBidi"/>
              </w:rPr>
              <w:t xml:space="preserve"> depression and anxiety</w:t>
            </w:r>
          </w:p>
          <w:p w14:paraId="3298E056" w14:textId="77777777" w:rsidR="00F5693B" w:rsidRPr="00D077C6" w:rsidRDefault="00F5693B" w:rsidP="001408B7">
            <w:pPr>
              <w:jc w:val="both"/>
              <w:rPr>
                <w:rFonts w:asciiTheme="majorHAnsi" w:hAnsiTheme="majorHAnsi" w:cstheme="majorBidi"/>
              </w:rPr>
            </w:pPr>
          </w:p>
          <w:p w14:paraId="2DE31630" w14:textId="77777777" w:rsidR="00F5693B" w:rsidRPr="00D077C6" w:rsidRDefault="00F5693B" w:rsidP="001408B7">
            <w:pPr>
              <w:jc w:val="both"/>
              <w:rPr>
                <w:rFonts w:asciiTheme="majorHAnsi" w:hAnsiTheme="majorHAnsi" w:cstheme="majorBidi"/>
              </w:rPr>
            </w:pPr>
            <w:r w:rsidRPr="038C2999">
              <w:rPr>
                <w:rFonts w:asciiTheme="majorHAnsi" w:hAnsiTheme="majorHAnsi" w:cstheme="majorBidi"/>
              </w:rPr>
              <w:t>Machine learning models show potential at risk students</w:t>
            </w:r>
          </w:p>
          <w:p w14:paraId="7BD70C32" w14:textId="77777777" w:rsidR="00F5693B" w:rsidRPr="00D077C6" w:rsidRDefault="00F5693B" w:rsidP="001408B7">
            <w:pPr>
              <w:jc w:val="both"/>
              <w:rPr>
                <w:rFonts w:asciiTheme="majorHAnsi" w:hAnsiTheme="majorHAnsi" w:cstheme="majorBidi"/>
              </w:rPr>
            </w:pPr>
          </w:p>
          <w:p w14:paraId="03FBD56D" w14:textId="77777777" w:rsidR="00F5693B" w:rsidRPr="00D077C6" w:rsidRDefault="00F5693B" w:rsidP="001408B7">
            <w:pPr>
              <w:jc w:val="both"/>
              <w:rPr>
                <w:rFonts w:asciiTheme="majorHAnsi" w:hAnsiTheme="majorHAnsi" w:cstheme="majorBidi"/>
              </w:rPr>
            </w:pPr>
          </w:p>
        </w:tc>
        <w:tc>
          <w:tcPr>
            <w:tcW w:w="1525" w:type="dxa"/>
          </w:tcPr>
          <w:p w14:paraId="6F37626E" w14:textId="77777777" w:rsidR="00F5693B" w:rsidRPr="00D077C6" w:rsidRDefault="00F5693B" w:rsidP="001408B7">
            <w:pPr>
              <w:jc w:val="both"/>
              <w:rPr>
                <w:rFonts w:ascii="Calibri Light" w:eastAsia="Calibri Light" w:hAnsi="Calibri Light" w:cs="Calibri Light"/>
              </w:rPr>
            </w:pPr>
            <w:proofErr w:type="spellStart"/>
            <w:r w:rsidRPr="76F83957">
              <w:rPr>
                <w:rFonts w:asciiTheme="majorHAnsi" w:hAnsiTheme="majorHAnsi" w:cstheme="majorBidi"/>
              </w:rPr>
              <w:t>Pamporaki</w:t>
            </w:r>
            <w:proofErr w:type="spellEnd"/>
            <w:r w:rsidRPr="76F83957">
              <w:rPr>
                <w:rFonts w:asciiTheme="majorHAnsi" w:hAnsiTheme="majorHAnsi" w:cstheme="majorBidi"/>
              </w:rPr>
              <w:t>, C. et al.</w:t>
            </w:r>
          </w:p>
        </w:tc>
      </w:tr>
      <w:tr w:rsidR="00F5693B" w:rsidRPr="00D077C6" w14:paraId="71A5EF75" w14:textId="77777777" w:rsidTr="001408B7">
        <w:tc>
          <w:tcPr>
            <w:tcW w:w="2174" w:type="dxa"/>
          </w:tcPr>
          <w:p w14:paraId="24C5ABF2" w14:textId="77777777" w:rsidR="00F5693B" w:rsidRPr="00D21494" w:rsidRDefault="00F5693B" w:rsidP="001408B7">
            <w:pPr>
              <w:jc w:val="both"/>
              <w:rPr>
                <w:rFonts w:asciiTheme="majorHAnsi" w:hAnsiTheme="majorHAnsi" w:cstheme="majorBidi"/>
              </w:rPr>
            </w:pPr>
            <w:r w:rsidRPr="00D21494">
              <w:rPr>
                <w:rFonts w:asciiTheme="majorHAnsi" w:hAnsiTheme="majorHAnsi" w:cstheme="majorBidi"/>
              </w:rPr>
              <w:t xml:space="preserve">Open </w:t>
            </w:r>
            <w:proofErr w:type="spellStart"/>
            <w:r w:rsidRPr="00D21494">
              <w:rPr>
                <w:rFonts w:asciiTheme="majorHAnsi" w:hAnsiTheme="majorHAnsi" w:cstheme="majorBidi"/>
              </w:rPr>
              <w:t>AccessEditor’s</w:t>
            </w:r>
            <w:proofErr w:type="spellEnd"/>
            <w:r w:rsidRPr="00D21494">
              <w:rPr>
                <w:rFonts w:asciiTheme="majorHAnsi" w:hAnsiTheme="majorHAnsi" w:cstheme="majorBidi"/>
              </w:rPr>
              <w:t xml:space="preserve"> </w:t>
            </w:r>
            <w:proofErr w:type="spellStart"/>
            <w:r w:rsidRPr="00D21494">
              <w:rPr>
                <w:rFonts w:asciiTheme="majorHAnsi" w:hAnsiTheme="majorHAnsi" w:cstheme="majorBidi"/>
              </w:rPr>
              <w:t>ChoiceReview</w:t>
            </w:r>
            <w:proofErr w:type="spellEnd"/>
          </w:p>
          <w:p w14:paraId="4E62314A" w14:textId="77777777" w:rsidR="00F5693B" w:rsidRPr="76F83957" w:rsidRDefault="00F5693B" w:rsidP="001408B7">
            <w:pPr>
              <w:jc w:val="both"/>
              <w:rPr>
                <w:rFonts w:asciiTheme="majorHAnsi" w:hAnsiTheme="majorHAnsi" w:cstheme="majorBidi"/>
              </w:rPr>
            </w:pPr>
            <w:r w:rsidRPr="00D21494">
              <w:rPr>
                <w:rFonts w:asciiTheme="majorHAnsi" w:hAnsiTheme="majorHAnsi" w:cstheme="majorBidi"/>
              </w:rPr>
              <w:t>Flood Prediction Using Machine Learning Models: Literature Review</w:t>
            </w:r>
          </w:p>
        </w:tc>
        <w:tc>
          <w:tcPr>
            <w:tcW w:w="2114" w:type="dxa"/>
          </w:tcPr>
          <w:p w14:paraId="2809BD93" w14:textId="77777777" w:rsidR="00F5693B" w:rsidRPr="76F83957" w:rsidRDefault="00F5693B" w:rsidP="001408B7">
            <w:pPr>
              <w:jc w:val="both"/>
              <w:rPr>
                <w:rFonts w:asciiTheme="majorHAnsi" w:hAnsiTheme="majorHAnsi" w:cstheme="majorBidi"/>
              </w:rPr>
            </w:pPr>
            <w:r>
              <w:rPr>
                <w:rFonts w:asciiTheme="majorHAnsi" w:hAnsiTheme="majorHAnsi" w:cstheme="majorBidi"/>
              </w:rPr>
              <w:t>Flowcharts</w:t>
            </w:r>
          </w:p>
        </w:tc>
        <w:tc>
          <w:tcPr>
            <w:tcW w:w="2972" w:type="dxa"/>
          </w:tcPr>
          <w:p w14:paraId="18BA7424" w14:textId="77777777" w:rsidR="00F5693B" w:rsidRDefault="00F5693B" w:rsidP="001408B7">
            <w:pPr>
              <w:jc w:val="both"/>
              <w:rPr>
                <w:rFonts w:asciiTheme="majorHAnsi" w:hAnsiTheme="majorHAnsi" w:cstheme="majorBidi"/>
              </w:rPr>
            </w:pPr>
            <w:r>
              <w:rPr>
                <w:rFonts w:asciiTheme="majorHAnsi" w:hAnsiTheme="majorHAnsi" w:cstheme="majorBidi"/>
              </w:rPr>
              <w:t>Loads of articles reviews and studies were analyses</w:t>
            </w:r>
          </w:p>
          <w:p w14:paraId="44064459" w14:textId="77777777" w:rsidR="00F5693B" w:rsidRDefault="00F5693B" w:rsidP="001408B7">
            <w:pPr>
              <w:jc w:val="both"/>
              <w:rPr>
                <w:rFonts w:asciiTheme="majorHAnsi" w:hAnsiTheme="majorHAnsi" w:cstheme="majorBidi"/>
              </w:rPr>
            </w:pPr>
          </w:p>
          <w:p w14:paraId="3F78D7CF" w14:textId="77777777" w:rsidR="00F5693B" w:rsidRPr="038C2999" w:rsidRDefault="00F5693B" w:rsidP="001408B7">
            <w:pPr>
              <w:jc w:val="both"/>
              <w:rPr>
                <w:rFonts w:asciiTheme="majorHAnsi" w:hAnsiTheme="majorHAnsi" w:cstheme="majorBidi"/>
              </w:rPr>
            </w:pPr>
            <w:r>
              <w:rPr>
                <w:rFonts w:asciiTheme="majorHAnsi" w:hAnsiTheme="majorHAnsi" w:cstheme="majorBidi"/>
              </w:rPr>
              <w:t>There was an effective use of machine learning models</w:t>
            </w:r>
          </w:p>
        </w:tc>
        <w:tc>
          <w:tcPr>
            <w:tcW w:w="1525" w:type="dxa"/>
          </w:tcPr>
          <w:p w14:paraId="19FBF2FF" w14:textId="77777777" w:rsidR="00F5693B" w:rsidRPr="76F83957" w:rsidRDefault="00F5693B" w:rsidP="001408B7">
            <w:pPr>
              <w:jc w:val="both"/>
              <w:rPr>
                <w:rFonts w:asciiTheme="majorHAnsi" w:hAnsiTheme="majorHAnsi" w:cstheme="majorBidi"/>
              </w:rPr>
            </w:pPr>
            <w:proofErr w:type="spellStart"/>
            <w:r w:rsidRPr="003969C7">
              <w:rPr>
                <w:rFonts w:asciiTheme="majorHAnsi" w:hAnsiTheme="majorHAnsi" w:cstheme="majorBidi"/>
              </w:rPr>
              <w:t>Mosavi</w:t>
            </w:r>
            <w:proofErr w:type="spellEnd"/>
            <w:r w:rsidRPr="003969C7">
              <w:rPr>
                <w:rFonts w:asciiTheme="majorHAnsi" w:hAnsiTheme="majorHAnsi" w:cstheme="majorBidi"/>
              </w:rPr>
              <w:t>, A., Ozturk, P. and Chau, K.-w. (</w:t>
            </w:r>
          </w:p>
        </w:tc>
      </w:tr>
      <w:tr w:rsidR="00F5693B" w:rsidRPr="00D077C6" w14:paraId="3C1A2CA7" w14:textId="77777777" w:rsidTr="001408B7">
        <w:tc>
          <w:tcPr>
            <w:tcW w:w="2174" w:type="dxa"/>
          </w:tcPr>
          <w:p w14:paraId="05E05F02" w14:textId="77777777" w:rsidR="00F5693B" w:rsidRPr="76F83957" w:rsidRDefault="00F5693B" w:rsidP="001408B7">
            <w:pPr>
              <w:jc w:val="both"/>
              <w:rPr>
                <w:rFonts w:asciiTheme="majorHAnsi" w:hAnsiTheme="majorHAnsi" w:cstheme="majorBidi"/>
              </w:rPr>
            </w:pPr>
            <w:r w:rsidRPr="00A5485D">
              <w:rPr>
                <w:rFonts w:asciiTheme="majorHAnsi" w:hAnsiTheme="majorHAnsi" w:cstheme="majorBidi"/>
              </w:rPr>
              <w:t>Designing Disease Prediction Model Using Machine Learning Approach</w:t>
            </w:r>
          </w:p>
        </w:tc>
        <w:tc>
          <w:tcPr>
            <w:tcW w:w="2114" w:type="dxa"/>
          </w:tcPr>
          <w:p w14:paraId="0BA97AD0" w14:textId="77777777" w:rsidR="00F5693B" w:rsidRPr="76F83957" w:rsidRDefault="00F5693B" w:rsidP="001408B7">
            <w:pPr>
              <w:jc w:val="both"/>
              <w:rPr>
                <w:rFonts w:asciiTheme="majorHAnsi" w:hAnsiTheme="majorHAnsi" w:cstheme="majorBidi"/>
              </w:rPr>
            </w:pPr>
            <w:r>
              <w:rPr>
                <w:rFonts w:asciiTheme="majorHAnsi" w:hAnsiTheme="majorHAnsi" w:cstheme="majorBidi"/>
              </w:rPr>
              <w:t>K-Nearest neighbor, Convolutional neural network</w:t>
            </w:r>
          </w:p>
        </w:tc>
        <w:tc>
          <w:tcPr>
            <w:tcW w:w="2972" w:type="dxa"/>
          </w:tcPr>
          <w:p w14:paraId="7FD9420B" w14:textId="77777777" w:rsidR="00F5693B" w:rsidRDefault="00F5693B" w:rsidP="001408B7">
            <w:pPr>
              <w:jc w:val="both"/>
              <w:rPr>
                <w:rFonts w:asciiTheme="majorHAnsi" w:hAnsiTheme="majorHAnsi" w:cstheme="majorBidi"/>
              </w:rPr>
            </w:pPr>
            <w:r>
              <w:rPr>
                <w:rFonts w:asciiTheme="majorHAnsi" w:hAnsiTheme="majorHAnsi" w:cstheme="majorBidi"/>
              </w:rPr>
              <w:t>The system shown in this method worked on showing the disease risk prediction</w:t>
            </w:r>
          </w:p>
          <w:p w14:paraId="4CC7A0F2" w14:textId="77777777" w:rsidR="00F5693B" w:rsidRDefault="00F5693B" w:rsidP="001408B7">
            <w:pPr>
              <w:jc w:val="both"/>
              <w:rPr>
                <w:rFonts w:asciiTheme="majorHAnsi" w:hAnsiTheme="majorHAnsi" w:cstheme="majorBidi"/>
              </w:rPr>
            </w:pPr>
          </w:p>
          <w:p w14:paraId="217654FC" w14:textId="77777777" w:rsidR="00F5693B" w:rsidRDefault="00F5693B" w:rsidP="001408B7">
            <w:pPr>
              <w:jc w:val="both"/>
              <w:rPr>
                <w:rFonts w:asciiTheme="majorHAnsi" w:hAnsiTheme="majorHAnsi" w:cstheme="majorBidi"/>
              </w:rPr>
            </w:pPr>
            <w:r>
              <w:rPr>
                <w:rFonts w:asciiTheme="majorHAnsi" w:hAnsiTheme="majorHAnsi" w:cstheme="majorBidi"/>
              </w:rPr>
              <w:t>Machine learning models have a good comparison showing accuracy and processing time of both models</w:t>
            </w:r>
          </w:p>
          <w:p w14:paraId="53A6FEB1" w14:textId="77777777" w:rsidR="00F5693B" w:rsidRDefault="00F5693B" w:rsidP="001408B7">
            <w:pPr>
              <w:jc w:val="both"/>
              <w:rPr>
                <w:rFonts w:asciiTheme="majorHAnsi" w:hAnsiTheme="majorHAnsi" w:cstheme="majorBidi"/>
              </w:rPr>
            </w:pPr>
          </w:p>
          <w:p w14:paraId="4885C084" w14:textId="77777777" w:rsidR="00F5693B" w:rsidRPr="038C2999" w:rsidRDefault="00F5693B" w:rsidP="001408B7">
            <w:pPr>
              <w:jc w:val="both"/>
              <w:rPr>
                <w:rFonts w:asciiTheme="majorHAnsi" w:hAnsiTheme="majorHAnsi" w:cstheme="majorBidi"/>
              </w:rPr>
            </w:pPr>
            <w:r>
              <w:rPr>
                <w:rFonts w:asciiTheme="majorHAnsi" w:hAnsiTheme="majorHAnsi" w:cstheme="majorBidi"/>
              </w:rPr>
              <w:t xml:space="preserve">the system shown has the potential to show large </w:t>
            </w:r>
            <w:r>
              <w:rPr>
                <w:rFonts w:asciiTheme="majorHAnsi" w:hAnsiTheme="majorHAnsi" w:cstheme="majorBidi"/>
              </w:rPr>
              <w:lastRenderedPageBreak/>
              <w:t>scale medical data effectively</w:t>
            </w:r>
          </w:p>
        </w:tc>
        <w:tc>
          <w:tcPr>
            <w:tcW w:w="1525" w:type="dxa"/>
          </w:tcPr>
          <w:p w14:paraId="4E37573A" w14:textId="77777777" w:rsidR="00F5693B" w:rsidRPr="76F83957" w:rsidRDefault="00F5693B" w:rsidP="001408B7">
            <w:pPr>
              <w:jc w:val="both"/>
              <w:rPr>
                <w:rFonts w:asciiTheme="majorHAnsi" w:hAnsiTheme="majorHAnsi" w:cstheme="majorBidi"/>
              </w:rPr>
            </w:pPr>
            <w:proofErr w:type="spellStart"/>
            <w:r w:rsidRPr="0058622B">
              <w:rPr>
                <w:rFonts w:asciiTheme="majorHAnsi" w:hAnsiTheme="majorHAnsi" w:cstheme="majorBidi"/>
              </w:rPr>
              <w:lastRenderedPageBreak/>
              <w:t>Dahiwade</w:t>
            </w:r>
            <w:proofErr w:type="spellEnd"/>
            <w:r w:rsidRPr="0058622B">
              <w:rPr>
                <w:rFonts w:asciiTheme="majorHAnsi" w:hAnsiTheme="majorHAnsi" w:cstheme="majorBidi"/>
              </w:rPr>
              <w:t xml:space="preserve">, D., </w:t>
            </w:r>
            <w:proofErr w:type="spellStart"/>
            <w:r w:rsidRPr="0058622B">
              <w:rPr>
                <w:rFonts w:asciiTheme="majorHAnsi" w:hAnsiTheme="majorHAnsi" w:cstheme="majorBidi"/>
              </w:rPr>
              <w:t>Patle</w:t>
            </w:r>
            <w:proofErr w:type="spellEnd"/>
            <w:r w:rsidRPr="0058622B">
              <w:rPr>
                <w:rFonts w:asciiTheme="majorHAnsi" w:hAnsiTheme="majorHAnsi" w:cstheme="majorBidi"/>
              </w:rPr>
              <w:t>, G. and Meshram, E.</w:t>
            </w:r>
          </w:p>
        </w:tc>
      </w:tr>
      <w:tr w:rsidR="00F5693B" w:rsidRPr="00D077C6" w14:paraId="6BBA796D" w14:textId="77777777" w:rsidTr="001408B7">
        <w:tc>
          <w:tcPr>
            <w:tcW w:w="2174" w:type="dxa"/>
          </w:tcPr>
          <w:p w14:paraId="532FE1AD" w14:textId="735EF61F" w:rsidR="00F5693B" w:rsidRPr="76F83957" w:rsidRDefault="00F5693B" w:rsidP="001408B7">
            <w:pPr>
              <w:jc w:val="both"/>
              <w:rPr>
                <w:rFonts w:asciiTheme="majorHAnsi" w:hAnsiTheme="majorHAnsi" w:cstheme="majorBidi"/>
              </w:rPr>
            </w:pPr>
            <w:r w:rsidRPr="0082750C">
              <w:rPr>
                <w:rFonts w:asciiTheme="majorHAnsi" w:hAnsiTheme="majorHAnsi" w:cstheme="majorBidi"/>
              </w:rPr>
              <w:t>Disease Prediction using Machine Learning Algorithms</w:t>
            </w:r>
          </w:p>
        </w:tc>
        <w:tc>
          <w:tcPr>
            <w:tcW w:w="2114" w:type="dxa"/>
          </w:tcPr>
          <w:p w14:paraId="6EF18FF9" w14:textId="77777777" w:rsidR="00F5693B" w:rsidRPr="00847897" w:rsidRDefault="00F5693B" w:rsidP="001408B7">
            <w:pPr>
              <w:jc w:val="both"/>
              <w:rPr>
                <w:rFonts w:asciiTheme="majorHAnsi" w:hAnsiTheme="majorHAnsi" w:cstheme="majorBidi"/>
              </w:rPr>
            </w:pPr>
            <w:r w:rsidRPr="00847897">
              <w:rPr>
                <w:rFonts w:asciiTheme="majorHAnsi" w:hAnsiTheme="majorHAnsi" w:cstheme="majorBidi"/>
              </w:rPr>
              <w:t>Disease Tree Classifier</w:t>
            </w:r>
          </w:p>
          <w:p w14:paraId="442D3366" w14:textId="77777777" w:rsidR="00F5693B" w:rsidRPr="00847897" w:rsidRDefault="00F5693B" w:rsidP="001408B7">
            <w:pPr>
              <w:jc w:val="both"/>
              <w:rPr>
                <w:rFonts w:asciiTheme="majorHAnsi" w:hAnsiTheme="majorHAnsi" w:cstheme="majorBidi"/>
              </w:rPr>
            </w:pPr>
          </w:p>
          <w:p w14:paraId="1519B848" w14:textId="77777777" w:rsidR="00F5693B" w:rsidRPr="00847897" w:rsidRDefault="00F5693B" w:rsidP="001408B7">
            <w:pPr>
              <w:jc w:val="both"/>
              <w:rPr>
                <w:rFonts w:asciiTheme="majorHAnsi" w:hAnsiTheme="majorHAnsi" w:cstheme="majorBidi"/>
              </w:rPr>
            </w:pPr>
            <w:r w:rsidRPr="00847897">
              <w:rPr>
                <w:rFonts w:asciiTheme="majorHAnsi" w:hAnsiTheme="majorHAnsi" w:cstheme="majorBidi"/>
              </w:rPr>
              <w:t>Random forest Classifier</w:t>
            </w:r>
          </w:p>
          <w:p w14:paraId="16BF6F09" w14:textId="77777777" w:rsidR="00F5693B" w:rsidRPr="00847897" w:rsidRDefault="00F5693B" w:rsidP="001408B7">
            <w:pPr>
              <w:jc w:val="both"/>
              <w:rPr>
                <w:rFonts w:asciiTheme="majorHAnsi" w:hAnsiTheme="majorHAnsi" w:cstheme="majorBidi"/>
              </w:rPr>
            </w:pPr>
          </w:p>
          <w:p w14:paraId="49136DAF" w14:textId="77777777" w:rsidR="00F5693B" w:rsidRPr="76F83957" w:rsidRDefault="00F5693B" w:rsidP="001408B7">
            <w:pPr>
              <w:jc w:val="both"/>
              <w:rPr>
                <w:rFonts w:asciiTheme="majorHAnsi" w:hAnsiTheme="majorHAnsi" w:cstheme="majorBidi"/>
              </w:rPr>
            </w:pPr>
            <w:r w:rsidRPr="00847897">
              <w:rPr>
                <w:rFonts w:asciiTheme="majorHAnsi" w:hAnsiTheme="majorHAnsi" w:cstheme="majorBidi"/>
              </w:rPr>
              <w:t>Naïve Bayes Classifier</w:t>
            </w:r>
          </w:p>
        </w:tc>
        <w:tc>
          <w:tcPr>
            <w:tcW w:w="2972" w:type="dxa"/>
          </w:tcPr>
          <w:p w14:paraId="09639C02" w14:textId="77777777" w:rsidR="00F5693B" w:rsidRDefault="00F5693B" w:rsidP="001408B7">
            <w:pPr>
              <w:jc w:val="both"/>
              <w:rPr>
                <w:rFonts w:asciiTheme="majorHAnsi" w:hAnsiTheme="majorHAnsi" w:cstheme="majorBidi"/>
              </w:rPr>
            </w:pPr>
            <w:r>
              <w:rPr>
                <w:rFonts w:asciiTheme="majorHAnsi" w:hAnsiTheme="majorHAnsi" w:cstheme="majorBidi"/>
              </w:rPr>
              <w:t>This article shows how accurate the algorithms is at 95% using medical classification</w:t>
            </w:r>
          </w:p>
          <w:p w14:paraId="4D64AC80" w14:textId="77777777" w:rsidR="00F5693B" w:rsidRDefault="00F5693B" w:rsidP="001408B7">
            <w:pPr>
              <w:jc w:val="both"/>
              <w:rPr>
                <w:rFonts w:asciiTheme="majorHAnsi" w:hAnsiTheme="majorHAnsi" w:cstheme="majorBidi"/>
              </w:rPr>
            </w:pPr>
          </w:p>
          <w:p w14:paraId="2A3A980C" w14:textId="77777777" w:rsidR="00F5693B" w:rsidRPr="038C2999" w:rsidRDefault="00F5693B" w:rsidP="001408B7">
            <w:pPr>
              <w:jc w:val="both"/>
              <w:rPr>
                <w:rFonts w:asciiTheme="majorHAnsi" w:hAnsiTheme="majorHAnsi" w:cstheme="majorBidi"/>
              </w:rPr>
            </w:pPr>
            <w:r>
              <w:rPr>
                <w:rFonts w:asciiTheme="majorHAnsi" w:hAnsiTheme="majorHAnsi" w:cstheme="majorBidi"/>
              </w:rPr>
              <w:t xml:space="preserve">This model has some future proof since the more medical data releases the more accurate the algorithm will be </w:t>
            </w:r>
          </w:p>
        </w:tc>
        <w:tc>
          <w:tcPr>
            <w:tcW w:w="1525" w:type="dxa"/>
          </w:tcPr>
          <w:p w14:paraId="24E7CD44" w14:textId="77777777" w:rsidR="00F5693B" w:rsidRPr="76F83957" w:rsidRDefault="00F5693B" w:rsidP="001408B7">
            <w:pPr>
              <w:jc w:val="both"/>
              <w:rPr>
                <w:rFonts w:asciiTheme="majorHAnsi" w:hAnsiTheme="majorHAnsi" w:cstheme="majorBidi"/>
              </w:rPr>
            </w:pPr>
            <w:proofErr w:type="spellStart"/>
            <w:r w:rsidRPr="00BB4467">
              <w:rPr>
                <w:rFonts w:asciiTheme="majorHAnsi" w:hAnsiTheme="majorHAnsi" w:cstheme="majorBidi"/>
              </w:rPr>
              <w:t>Grampurohit</w:t>
            </w:r>
            <w:proofErr w:type="spellEnd"/>
            <w:r w:rsidRPr="00BB4467">
              <w:rPr>
                <w:rFonts w:asciiTheme="majorHAnsi" w:hAnsiTheme="majorHAnsi" w:cstheme="majorBidi"/>
              </w:rPr>
              <w:t xml:space="preserve">, S. and </w:t>
            </w:r>
            <w:proofErr w:type="spellStart"/>
            <w:r w:rsidRPr="00BB4467">
              <w:rPr>
                <w:rFonts w:asciiTheme="majorHAnsi" w:hAnsiTheme="majorHAnsi" w:cstheme="majorBidi"/>
              </w:rPr>
              <w:t>Sagarnal</w:t>
            </w:r>
            <w:proofErr w:type="spellEnd"/>
            <w:r w:rsidRPr="00BB4467">
              <w:rPr>
                <w:rFonts w:asciiTheme="majorHAnsi" w:hAnsiTheme="majorHAnsi" w:cstheme="majorBidi"/>
              </w:rPr>
              <w:t>, C.</w:t>
            </w:r>
          </w:p>
        </w:tc>
      </w:tr>
    </w:tbl>
    <w:p w14:paraId="6E6CE6AD" w14:textId="3D4BCED6" w:rsidR="4D5252EA" w:rsidRDefault="4D5252EA" w:rsidP="4D5252EA"/>
    <w:p w14:paraId="44D4BCAC" w14:textId="77777777" w:rsidR="00F5693B" w:rsidRDefault="00F5693B" w:rsidP="4D5252EA">
      <w:pPr>
        <w:pStyle w:val="Heading1"/>
      </w:pPr>
    </w:p>
    <w:p w14:paraId="4816564A" w14:textId="77777777" w:rsidR="00F5693B" w:rsidRDefault="00F5693B" w:rsidP="4D5252EA">
      <w:pPr>
        <w:pStyle w:val="Heading1"/>
      </w:pPr>
    </w:p>
    <w:p w14:paraId="439BC8B2" w14:textId="77777777" w:rsidR="00F5693B" w:rsidRDefault="00F5693B" w:rsidP="00F5693B"/>
    <w:p w14:paraId="25C54322" w14:textId="77777777" w:rsidR="00F5693B" w:rsidRDefault="00F5693B" w:rsidP="00F5693B"/>
    <w:p w14:paraId="5ECCF1C7" w14:textId="77777777" w:rsidR="00F5693B" w:rsidRDefault="00F5693B" w:rsidP="00F5693B"/>
    <w:tbl>
      <w:tblPr>
        <w:tblStyle w:val="TableGrid"/>
        <w:tblW w:w="0" w:type="auto"/>
        <w:jc w:val="center"/>
        <w:tblLook w:val="04A0" w:firstRow="1" w:lastRow="0" w:firstColumn="1" w:lastColumn="0" w:noHBand="0" w:noVBand="1"/>
      </w:tblPr>
      <w:tblGrid>
        <w:gridCol w:w="2337"/>
        <w:gridCol w:w="2337"/>
        <w:gridCol w:w="2338"/>
      </w:tblGrid>
      <w:tr w:rsidR="00B01D89" w:rsidRPr="00D077C6" w14:paraId="4913032D" w14:textId="77777777" w:rsidTr="001408B7">
        <w:trPr>
          <w:jc w:val="center"/>
        </w:trPr>
        <w:tc>
          <w:tcPr>
            <w:tcW w:w="2337" w:type="dxa"/>
          </w:tcPr>
          <w:p w14:paraId="14584BB6" w14:textId="77777777" w:rsidR="00B01D89" w:rsidRPr="000F0375" w:rsidRDefault="00B01D89" w:rsidP="001408B7">
            <w:pPr>
              <w:jc w:val="both"/>
              <w:rPr>
                <w:rFonts w:asciiTheme="majorHAnsi" w:hAnsiTheme="majorHAnsi" w:cstheme="majorHAnsi"/>
                <w:b/>
                <w:bCs/>
                <w:color w:val="002060"/>
              </w:rPr>
            </w:pPr>
            <w:r w:rsidRPr="000F0375">
              <w:rPr>
                <w:rFonts w:asciiTheme="majorHAnsi" w:hAnsiTheme="majorHAnsi" w:cstheme="majorHAnsi"/>
                <w:b/>
                <w:bCs/>
                <w:color w:val="002060"/>
              </w:rPr>
              <w:t>Previous work</w:t>
            </w:r>
          </w:p>
        </w:tc>
        <w:tc>
          <w:tcPr>
            <w:tcW w:w="2337" w:type="dxa"/>
          </w:tcPr>
          <w:p w14:paraId="1A5D4914" w14:textId="77777777" w:rsidR="00B01D89" w:rsidRPr="000F0375" w:rsidRDefault="00B01D89" w:rsidP="001408B7">
            <w:pPr>
              <w:jc w:val="both"/>
              <w:rPr>
                <w:rFonts w:asciiTheme="majorHAnsi" w:hAnsiTheme="majorHAnsi" w:cstheme="majorHAnsi"/>
                <w:b/>
                <w:bCs/>
                <w:color w:val="002060"/>
              </w:rPr>
            </w:pPr>
            <w:r w:rsidRPr="000F0375">
              <w:rPr>
                <w:rFonts w:asciiTheme="majorHAnsi" w:hAnsiTheme="majorHAnsi" w:cstheme="majorHAnsi"/>
                <w:b/>
                <w:bCs/>
                <w:color w:val="002060"/>
              </w:rPr>
              <w:t>Limitations</w:t>
            </w:r>
          </w:p>
        </w:tc>
        <w:tc>
          <w:tcPr>
            <w:tcW w:w="2338" w:type="dxa"/>
          </w:tcPr>
          <w:p w14:paraId="07C95471" w14:textId="77777777" w:rsidR="00B01D89" w:rsidRPr="000F0375" w:rsidRDefault="00B01D89" w:rsidP="001408B7">
            <w:pPr>
              <w:jc w:val="both"/>
              <w:rPr>
                <w:rFonts w:asciiTheme="majorHAnsi" w:hAnsiTheme="majorHAnsi" w:cstheme="majorHAnsi"/>
                <w:b/>
                <w:bCs/>
                <w:color w:val="002060"/>
              </w:rPr>
            </w:pPr>
            <w:r w:rsidRPr="000F0375">
              <w:rPr>
                <w:rFonts w:asciiTheme="majorHAnsi" w:hAnsiTheme="majorHAnsi" w:cstheme="majorHAnsi"/>
                <w:b/>
                <w:bCs/>
                <w:color w:val="002060"/>
              </w:rPr>
              <w:t>Proposed System</w:t>
            </w:r>
          </w:p>
          <w:p w14:paraId="51B9342A" w14:textId="77777777" w:rsidR="00B01D89" w:rsidRPr="000F0375" w:rsidRDefault="00B01D89" w:rsidP="001408B7">
            <w:pPr>
              <w:jc w:val="both"/>
              <w:rPr>
                <w:rFonts w:asciiTheme="majorHAnsi" w:hAnsiTheme="majorHAnsi" w:cstheme="majorHAnsi"/>
                <w:b/>
                <w:bCs/>
                <w:color w:val="002060"/>
              </w:rPr>
            </w:pPr>
            <w:r w:rsidRPr="000F0375">
              <w:rPr>
                <w:rFonts w:asciiTheme="majorHAnsi" w:hAnsiTheme="majorHAnsi" w:cstheme="majorHAnsi"/>
                <w:b/>
                <w:bCs/>
                <w:color w:val="002060"/>
              </w:rPr>
              <w:t xml:space="preserve"> (How it will cover those limitations</w:t>
            </w:r>
          </w:p>
        </w:tc>
      </w:tr>
      <w:tr w:rsidR="00B01D89" w:rsidRPr="00D077C6" w14:paraId="6D8B14B3" w14:textId="77777777" w:rsidTr="001408B7">
        <w:trPr>
          <w:jc w:val="center"/>
        </w:trPr>
        <w:tc>
          <w:tcPr>
            <w:tcW w:w="2337" w:type="dxa"/>
          </w:tcPr>
          <w:p w14:paraId="796DBFF8" w14:textId="77777777" w:rsidR="00B01D89" w:rsidRPr="00D077C6" w:rsidRDefault="00B01D89" w:rsidP="001408B7">
            <w:pPr>
              <w:jc w:val="both"/>
              <w:rPr>
                <w:rFonts w:asciiTheme="majorHAnsi" w:hAnsiTheme="majorHAnsi" w:cstheme="majorHAnsi"/>
              </w:rPr>
            </w:pPr>
            <w:r w:rsidRPr="76F83957">
              <w:rPr>
                <w:rFonts w:asciiTheme="majorHAnsi" w:hAnsiTheme="majorHAnsi" w:cstheme="majorBidi"/>
              </w:rPr>
              <w:t>Machine learning models predict the emergence of depression in Argentinean college students during periods of COVID-19 quarantine</w:t>
            </w:r>
          </w:p>
        </w:tc>
        <w:tc>
          <w:tcPr>
            <w:tcW w:w="2337" w:type="dxa"/>
          </w:tcPr>
          <w:p w14:paraId="026A7925" w14:textId="77777777" w:rsidR="00B01D89" w:rsidRPr="00D077C6" w:rsidRDefault="00B01D89" w:rsidP="001408B7">
            <w:pPr>
              <w:jc w:val="both"/>
              <w:rPr>
                <w:rFonts w:asciiTheme="majorHAnsi" w:hAnsiTheme="majorHAnsi" w:cstheme="majorHAnsi"/>
              </w:rPr>
            </w:pPr>
            <w:r w:rsidRPr="038C2999">
              <w:rPr>
                <w:rFonts w:asciiTheme="majorHAnsi" w:hAnsiTheme="majorHAnsi" w:cstheme="majorBidi"/>
              </w:rPr>
              <w:t>Further studies are needed before clinical implementation</w:t>
            </w:r>
          </w:p>
        </w:tc>
        <w:tc>
          <w:tcPr>
            <w:tcW w:w="2338" w:type="dxa"/>
          </w:tcPr>
          <w:p w14:paraId="49B63138" w14:textId="77777777" w:rsidR="00B01D89" w:rsidRPr="00D077C6" w:rsidRDefault="00B01D89" w:rsidP="001408B7">
            <w:pPr>
              <w:jc w:val="both"/>
              <w:rPr>
                <w:rFonts w:asciiTheme="majorHAnsi" w:hAnsiTheme="majorHAnsi" w:cstheme="majorHAnsi"/>
              </w:rPr>
            </w:pPr>
            <w:r>
              <w:rPr>
                <w:rFonts w:asciiTheme="majorHAnsi" w:hAnsiTheme="majorHAnsi" w:cstheme="majorHAnsi"/>
              </w:rPr>
              <w:t>Make sure that the data set is proper and make sure there are no empty data fields</w:t>
            </w:r>
          </w:p>
        </w:tc>
      </w:tr>
      <w:tr w:rsidR="00B01D89" w:rsidRPr="00D077C6" w14:paraId="6A56C3C7" w14:textId="77777777" w:rsidTr="001408B7">
        <w:trPr>
          <w:jc w:val="center"/>
        </w:trPr>
        <w:tc>
          <w:tcPr>
            <w:tcW w:w="2337" w:type="dxa"/>
          </w:tcPr>
          <w:p w14:paraId="0BA60254" w14:textId="77777777" w:rsidR="00B01D89" w:rsidRPr="00D21494" w:rsidRDefault="00B01D89" w:rsidP="001408B7">
            <w:pPr>
              <w:jc w:val="both"/>
              <w:rPr>
                <w:rFonts w:asciiTheme="majorHAnsi" w:hAnsiTheme="majorHAnsi" w:cstheme="majorBidi"/>
              </w:rPr>
            </w:pPr>
            <w:r w:rsidRPr="00D21494">
              <w:rPr>
                <w:rFonts w:asciiTheme="majorHAnsi" w:hAnsiTheme="majorHAnsi" w:cstheme="majorBidi"/>
              </w:rPr>
              <w:t xml:space="preserve">Open </w:t>
            </w:r>
            <w:proofErr w:type="spellStart"/>
            <w:r w:rsidRPr="00D21494">
              <w:rPr>
                <w:rFonts w:asciiTheme="majorHAnsi" w:hAnsiTheme="majorHAnsi" w:cstheme="majorBidi"/>
              </w:rPr>
              <w:t>AccessEditor’s</w:t>
            </w:r>
            <w:proofErr w:type="spellEnd"/>
            <w:r w:rsidRPr="00D21494">
              <w:rPr>
                <w:rFonts w:asciiTheme="majorHAnsi" w:hAnsiTheme="majorHAnsi" w:cstheme="majorBidi"/>
              </w:rPr>
              <w:t xml:space="preserve"> </w:t>
            </w:r>
            <w:proofErr w:type="spellStart"/>
            <w:r w:rsidRPr="00D21494">
              <w:rPr>
                <w:rFonts w:asciiTheme="majorHAnsi" w:hAnsiTheme="majorHAnsi" w:cstheme="majorBidi"/>
              </w:rPr>
              <w:t>ChoiceReview</w:t>
            </w:r>
            <w:proofErr w:type="spellEnd"/>
          </w:p>
          <w:p w14:paraId="7AB4082F" w14:textId="77777777" w:rsidR="00B01D89" w:rsidRPr="00D077C6" w:rsidRDefault="00B01D89" w:rsidP="001408B7">
            <w:pPr>
              <w:jc w:val="both"/>
              <w:rPr>
                <w:rFonts w:asciiTheme="majorHAnsi" w:hAnsiTheme="majorHAnsi" w:cstheme="majorHAnsi"/>
              </w:rPr>
            </w:pPr>
            <w:r w:rsidRPr="00D21494">
              <w:rPr>
                <w:rFonts w:asciiTheme="majorHAnsi" w:hAnsiTheme="majorHAnsi" w:cstheme="majorBidi"/>
              </w:rPr>
              <w:t>Flood Prediction Using Machine Learning Models: Literature Review</w:t>
            </w:r>
          </w:p>
        </w:tc>
        <w:tc>
          <w:tcPr>
            <w:tcW w:w="2337" w:type="dxa"/>
          </w:tcPr>
          <w:p w14:paraId="67AAF1B3" w14:textId="77777777" w:rsidR="00B01D89" w:rsidRDefault="00B01D89" w:rsidP="001408B7">
            <w:pPr>
              <w:jc w:val="both"/>
              <w:rPr>
                <w:rFonts w:asciiTheme="majorHAnsi" w:hAnsiTheme="majorHAnsi" w:cstheme="majorHAnsi"/>
              </w:rPr>
            </w:pPr>
            <w:r>
              <w:rPr>
                <w:rFonts w:asciiTheme="majorHAnsi" w:hAnsiTheme="majorHAnsi" w:cstheme="majorHAnsi"/>
              </w:rPr>
              <w:t>Machine learning was in early development</w:t>
            </w:r>
          </w:p>
          <w:p w14:paraId="24075F55" w14:textId="77777777" w:rsidR="00B01D89" w:rsidRDefault="00B01D89" w:rsidP="001408B7">
            <w:pPr>
              <w:jc w:val="both"/>
              <w:rPr>
                <w:rFonts w:asciiTheme="majorHAnsi" w:hAnsiTheme="majorHAnsi" w:cstheme="majorHAnsi"/>
              </w:rPr>
            </w:pPr>
          </w:p>
          <w:p w14:paraId="49E10AA8" w14:textId="77777777" w:rsidR="00B01D89" w:rsidRDefault="00B01D89" w:rsidP="001408B7">
            <w:pPr>
              <w:jc w:val="both"/>
              <w:rPr>
                <w:rFonts w:asciiTheme="majorHAnsi" w:hAnsiTheme="majorHAnsi" w:cstheme="majorHAnsi"/>
              </w:rPr>
            </w:pPr>
            <w:r>
              <w:rPr>
                <w:rFonts w:asciiTheme="majorHAnsi" w:hAnsiTheme="majorHAnsi" w:cstheme="majorHAnsi"/>
              </w:rPr>
              <w:t>There are some data limitations in this method</w:t>
            </w:r>
          </w:p>
          <w:p w14:paraId="5962B382" w14:textId="77777777" w:rsidR="00B01D89" w:rsidRDefault="00B01D89" w:rsidP="001408B7">
            <w:pPr>
              <w:jc w:val="both"/>
              <w:rPr>
                <w:rFonts w:asciiTheme="majorHAnsi" w:hAnsiTheme="majorHAnsi" w:cstheme="majorHAnsi"/>
              </w:rPr>
            </w:pPr>
          </w:p>
          <w:p w14:paraId="3A8D7252" w14:textId="77777777" w:rsidR="00B01D89" w:rsidRPr="00D077C6" w:rsidRDefault="00B01D89" w:rsidP="001408B7">
            <w:pPr>
              <w:jc w:val="both"/>
              <w:rPr>
                <w:rFonts w:asciiTheme="majorHAnsi" w:hAnsiTheme="majorHAnsi" w:cstheme="majorHAnsi"/>
              </w:rPr>
            </w:pPr>
            <w:r>
              <w:rPr>
                <w:rFonts w:asciiTheme="majorHAnsi" w:hAnsiTheme="majorHAnsi" w:cstheme="majorHAnsi"/>
              </w:rPr>
              <w:t>Some machine learning models require good optimization for it to work</w:t>
            </w:r>
          </w:p>
        </w:tc>
        <w:tc>
          <w:tcPr>
            <w:tcW w:w="2338" w:type="dxa"/>
          </w:tcPr>
          <w:p w14:paraId="5F678370" w14:textId="77777777" w:rsidR="00B01D89" w:rsidRDefault="00B01D89" w:rsidP="001408B7">
            <w:pPr>
              <w:jc w:val="both"/>
              <w:rPr>
                <w:rFonts w:asciiTheme="majorHAnsi" w:hAnsiTheme="majorHAnsi" w:cstheme="majorHAnsi"/>
              </w:rPr>
            </w:pPr>
            <w:r>
              <w:rPr>
                <w:rFonts w:asciiTheme="majorHAnsi" w:hAnsiTheme="majorHAnsi" w:cstheme="majorHAnsi"/>
              </w:rPr>
              <w:t>Machine learning is still growing but in a better place now</w:t>
            </w:r>
          </w:p>
          <w:p w14:paraId="212A3CC0" w14:textId="77777777" w:rsidR="00B01D89" w:rsidRDefault="00B01D89" w:rsidP="001408B7">
            <w:pPr>
              <w:jc w:val="both"/>
              <w:rPr>
                <w:rFonts w:asciiTheme="majorHAnsi" w:hAnsiTheme="majorHAnsi" w:cstheme="majorHAnsi"/>
              </w:rPr>
            </w:pPr>
          </w:p>
          <w:p w14:paraId="6C695C27" w14:textId="77777777" w:rsidR="00B01D89" w:rsidRDefault="00B01D89" w:rsidP="001408B7">
            <w:pPr>
              <w:jc w:val="both"/>
              <w:rPr>
                <w:rFonts w:asciiTheme="majorHAnsi" w:hAnsiTheme="majorHAnsi" w:cstheme="majorHAnsi"/>
              </w:rPr>
            </w:pPr>
            <w:r>
              <w:rPr>
                <w:rFonts w:asciiTheme="majorHAnsi" w:hAnsiTheme="majorHAnsi" w:cstheme="majorHAnsi"/>
              </w:rPr>
              <w:t>Check dataset for any data limitations</w:t>
            </w:r>
          </w:p>
          <w:p w14:paraId="21012C2C" w14:textId="77777777" w:rsidR="00B01D89" w:rsidRDefault="00B01D89" w:rsidP="001408B7">
            <w:pPr>
              <w:jc w:val="both"/>
              <w:rPr>
                <w:rFonts w:asciiTheme="majorHAnsi" w:hAnsiTheme="majorHAnsi" w:cstheme="majorHAnsi"/>
              </w:rPr>
            </w:pPr>
          </w:p>
          <w:p w14:paraId="45084BF5" w14:textId="77777777" w:rsidR="00B01D89" w:rsidRPr="00D077C6" w:rsidRDefault="00B01D89" w:rsidP="001408B7">
            <w:pPr>
              <w:jc w:val="both"/>
              <w:rPr>
                <w:rFonts w:asciiTheme="majorHAnsi" w:hAnsiTheme="majorHAnsi" w:cstheme="majorHAnsi"/>
              </w:rPr>
            </w:pPr>
            <w:r>
              <w:rPr>
                <w:rFonts w:asciiTheme="majorHAnsi" w:hAnsiTheme="majorHAnsi" w:cstheme="majorHAnsi"/>
              </w:rPr>
              <w:t>Make sure I am using a suitable software for the coding</w:t>
            </w:r>
          </w:p>
        </w:tc>
      </w:tr>
      <w:tr w:rsidR="00B01D89" w:rsidRPr="00D077C6" w14:paraId="25AD35D2" w14:textId="77777777" w:rsidTr="001408B7">
        <w:trPr>
          <w:jc w:val="center"/>
        </w:trPr>
        <w:tc>
          <w:tcPr>
            <w:tcW w:w="2337" w:type="dxa"/>
          </w:tcPr>
          <w:p w14:paraId="1DA197F7" w14:textId="77777777" w:rsidR="00B01D89" w:rsidRPr="00D077C6" w:rsidRDefault="00B01D89" w:rsidP="001408B7">
            <w:pPr>
              <w:jc w:val="both"/>
              <w:rPr>
                <w:rFonts w:asciiTheme="majorHAnsi" w:hAnsiTheme="majorHAnsi" w:cstheme="majorHAnsi"/>
              </w:rPr>
            </w:pPr>
            <w:r w:rsidRPr="00A5485D">
              <w:rPr>
                <w:rFonts w:asciiTheme="majorHAnsi" w:hAnsiTheme="majorHAnsi" w:cstheme="majorHAnsi"/>
              </w:rPr>
              <w:t>Designing Disease Prediction Model Using Machine Learning Approach</w:t>
            </w:r>
          </w:p>
        </w:tc>
        <w:tc>
          <w:tcPr>
            <w:tcW w:w="2337" w:type="dxa"/>
          </w:tcPr>
          <w:p w14:paraId="5B4F9D12" w14:textId="77777777" w:rsidR="00B01D89" w:rsidRDefault="00B01D89" w:rsidP="001408B7">
            <w:pPr>
              <w:jc w:val="both"/>
              <w:rPr>
                <w:rFonts w:asciiTheme="majorHAnsi" w:hAnsiTheme="majorHAnsi" w:cstheme="majorHAnsi"/>
              </w:rPr>
            </w:pPr>
            <w:r>
              <w:rPr>
                <w:rFonts w:asciiTheme="majorHAnsi" w:hAnsiTheme="majorHAnsi" w:cstheme="majorHAnsi"/>
              </w:rPr>
              <w:t>They only used two different machine learning models</w:t>
            </w:r>
          </w:p>
          <w:p w14:paraId="18499A2D" w14:textId="77777777" w:rsidR="00B01D89" w:rsidRDefault="00B01D89" w:rsidP="001408B7">
            <w:pPr>
              <w:jc w:val="both"/>
              <w:rPr>
                <w:rFonts w:asciiTheme="majorHAnsi" w:hAnsiTheme="majorHAnsi" w:cstheme="majorHAnsi"/>
              </w:rPr>
            </w:pPr>
          </w:p>
          <w:p w14:paraId="5AAC73A2" w14:textId="77777777" w:rsidR="00B01D89" w:rsidRPr="00D077C6" w:rsidRDefault="00B01D89" w:rsidP="001408B7">
            <w:pPr>
              <w:jc w:val="both"/>
              <w:rPr>
                <w:rFonts w:asciiTheme="majorHAnsi" w:hAnsiTheme="majorHAnsi" w:cstheme="majorHAnsi"/>
              </w:rPr>
            </w:pPr>
            <w:r>
              <w:rPr>
                <w:rFonts w:asciiTheme="majorHAnsi" w:hAnsiTheme="majorHAnsi" w:cstheme="majorHAnsi"/>
              </w:rPr>
              <w:t>The system proposed depends on the data sets quality and size</w:t>
            </w:r>
          </w:p>
        </w:tc>
        <w:tc>
          <w:tcPr>
            <w:tcW w:w="2338" w:type="dxa"/>
          </w:tcPr>
          <w:p w14:paraId="24DCEC0A" w14:textId="77777777" w:rsidR="00B01D89" w:rsidRDefault="00B01D89" w:rsidP="001408B7">
            <w:pPr>
              <w:jc w:val="both"/>
              <w:rPr>
                <w:rFonts w:asciiTheme="majorHAnsi" w:hAnsiTheme="majorHAnsi" w:cstheme="majorHAnsi"/>
              </w:rPr>
            </w:pPr>
            <w:r>
              <w:rPr>
                <w:rFonts w:asciiTheme="majorHAnsi" w:hAnsiTheme="majorHAnsi" w:cstheme="majorHAnsi"/>
              </w:rPr>
              <w:t>I will be using multiple different machine learning models</w:t>
            </w:r>
          </w:p>
          <w:p w14:paraId="4A57FB79" w14:textId="77777777" w:rsidR="00B01D89" w:rsidRDefault="00B01D89" w:rsidP="001408B7">
            <w:pPr>
              <w:jc w:val="both"/>
              <w:rPr>
                <w:rFonts w:asciiTheme="majorHAnsi" w:hAnsiTheme="majorHAnsi" w:cstheme="majorHAnsi"/>
              </w:rPr>
            </w:pPr>
          </w:p>
          <w:p w14:paraId="2C572182" w14:textId="77777777" w:rsidR="00B01D89" w:rsidRPr="00D077C6" w:rsidRDefault="00B01D89" w:rsidP="001408B7">
            <w:pPr>
              <w:jc w:val="both"/>
              <w:rPr>
                <w:rFonts w:asciiTheme="majorHAnsi" w:hAnsiTheme="majorHAnsi" w:cstheme="majorHAnsi"/>
              </w:rPr>
            </w:pPr>
            <w:r>
              <w:rPr>
                <w:rFonts w:asciiTheme="majorHAnsi" w:hAnsiTheme="majorHAnsi" w:cstheme="majorHAnsi"/>
              </w:rPr>
              <w:t>Make the product able to handle different data sets</w:t>
            </w:r>
          </w:p>
        </w:tc>
      </w:tr>
      <w:tr w:rsidR="00B01D89" w:rsidRPr="00D077C6" w14:paraId="5B86F822" w14:textId="77777777" w:rsidTr="001408B7">
        <w:trPr>
          <w:jc w:val="center"/>
        </w:trPr>
        <w:tc>
          <w:tcPr>
            <w:tcW w:w="2337" w:type="dxa"/>
          </w:tcPr>
          <w:p w14:paraId="00F6789C" w14:textId="77777777" w:rsidR="00B01D89" w:rsidRPr="00D077C6" w:rsidRDefault="00B01D89" w:rsidP="001408B7">
            <w:pPr>
              <w:jc w:val="both"/>
              <w:rPr>
                <w:rFonts w:asciiTheme="majorHAnsi" w:hAnsiTheme="majorHAnsi" w:cstheme="majorHAnsi"/>
              </w:rPr>
            </w:pPr>
            <w:r w:rsidRPr="0082750C">
              <w:rPr>
                <w:rFonts w:asciiTheme="majorHAnsi" w:hAnsiTheme="majorHAnsi" w:cstheme="majorBidi"/>
              </w:rPr>
              <w:lastRenderedPageBreak/>
              <w:t>Disease Prediction using Machine Learning Algorithms</w:t>
            </w:r>
          </w:p>
        </w:tc>
        <w:tc>
          <w:tcPr>
            <w:tcW w:w="2337" w:type="dxa"/>
          </w:tcPr>
          <w:p w14:paraId="0A7D9872" w14:textId="77777777" w:rsidR="00B01D89" w:rsidRDefault="00B01D89" w:rsidP="001408B7">
            <w:pPr>
              <w:jc w:val="both"/>
              <w:rPr>
                <w:rFonts w:asciiTheme="majorHAnsi" w:hAnsiTheme="majorHAnsi" w:cstheme="majorHAnsi"/>
              </w:rPr>
            </w:pPr>
            <w:r>
              <w:rPr>
                <w:rFonts w:asciiTheme="majorHAnsi" w:hAnsiTheme="majorHAnsi" w:cstheme="majorHAnsi"/>
              </w:rPr>
              <w:t>This study only uses 3 models limiting the potential performance</w:t>
            </w:r>
          </w:p>
          <w:p w14:paraId="0F4E017E" w14:textId="77777777" w:rsidR="00B01D89" w:rsidRDefault="00B01D89" w:rsidP="001408B7">
            <w:pPr>
              <w:jc w:val="both"/>
              <w:rPr>
                <w:rFonts w:asciiTheme="majorHAnsi" w:hAnsiTheme="majorHAnsi" w:cstheme="majorHAnsi"/>
              </w:rPr>
            </w:pPr>
          </w:p>
          <w:p w14:paraId="3E9C06F8" w14:textId="77777777" w:rsidR="00B01D89" w:rsidRDefault="00B01D89" w:rsidP="001408B7">
            <w:pPr>
              <w:jc w:val="both"/>
              <w:rPr>
                <w:rFonts w:asciiTheme="majorHAnsi" w:hAnsiTheme="majorHAnsi" w:cstheme="majorHAnsi"/>
              </w:rPr>
            </w:pPr>
            <w:r>
              <w:rPr>
                <w:rFonts w:asciiTheme="majorHAnsi" w:hAnsiTheme="majorHAnsi" w:cstheme="majorHAnsi"/>
              </w:rPr>
              <w:t>The model relies on quality and quantity of the data</w:t>
            </w:r>
          </w:p>
          <w:p w14:paraId="02C41F2B" w14:textId="77777777" w:rsidR="00B01D89" w:rsidRDefault="00B01D89" w:rsidP="001408B7">
            <w:pPr>
              <w:jc w:val="both"/>
              <w:rPr>
                <w:rFonts w:asciiTheme="majorHAnsi" w:hAnsiTheme="majorHAnsi" w:cstheme="majorHAnsi"/>
              </w:rPr>
            </w:pPr>
          </w:p>
          <w:p w14:paraId="38EC5FEE" w14:textId="77777777" w:rsidR="00B01D89" w:rsidRPr="00D077C6" w:rsidRDefault="00B01D89" w:rsidP="001408B7">
            <w:pPr>
              <w:jc w:val="both"/>
              <w:rPr>
                <w:rFonts w:asciiTheme="majorHAnsi" w:hAnsiTheme="majorHAnsi" w:cstheme="majorHAnsi"/>
              </w:rPr>
            </w:pPr>
            <w:r>
              <w:rPr>
                <w:rFonts w:asciiTheme="majorHAnsi" w:hAnsiTheme="majorHAnsi" w:cstheme="majorHAnsi"/>
              </w:rPr>
              <w:t>Matrix are useful but do not fully capture model effectiveness</w:t>
            </w:r>
          </w:p>
        </w:tc>
        <w:tc>
          <w:tcPr>
            <w:tcW w:w="2338" w:type="dxa"/>
          </w:tcPr>
          <w:p w14:paraId="5F2906DA" w14:textId="77777777" w:rsidR="00B01D89" w:rsidRDefault="00B01D89" w:rsidP="001408B7">
            <w:pPr>
              <w:jc w:val="both"/>
              <w:rPr>
                <w:rFonts w:asciiTheme="majorHAnsi" w:hAnsiTheme="majorHAnsi" w:cstheme="majorHAnsi"/>
              </w:rPr>
            </w:pPr>
            <w:r>
              <w:rPr>
                <w:rFonts w:asciiTheme="majorHAnsi" w:hAnsiTheme="majorHAnsi" w:cstheme="majorHAnsi"/>
              </w:rPr>
              <w:t>Will be using more models to predict</w:t>
            </w:r>
          </w:p>
          <w:p w14:paraId="43F8BE6C" w14:textId="77777777" w:rsidR="00B01D89" w:rsidRDefault="00B01D89" w:rsidP="001408B7">
            <w:pPr>
              <w:jc w:val="both"/>
              <w:rPr>
                <w:rFonts w:asciiTheme="majorHAnsi" w:hAnsiTheme="majorHAnsi" w:cstheme="majorHAnsi"/>
              </w:rPr>
            </w:pPr>
          </w:p>
          <w:p w14:paraId="38AE1E49" w14:textId="77777777" w:rsidR="00B01D89" w:rsidRDefault="00B01D89" w:rsidP="001408B7">
            <w:pPr>
              <w:jc w:val="both"/>
              <w:rPr>
                <w:rFonts w:asciiTheme="majorHAnsi" w:hAnsiTheme="majorHAnsi" w:cstheme="majorHAnsi"/>
              </w:rPr>
            </w:pPr>
            <w:r>
              <w:rPr>
                <w:rFonts w:asciiTheme="majorHAnsi" w:hAnsiTheme="majorHAnsi" w:cstheme="majorHAnsi"/>
              </w:rPr>
              <w:t>Make the product handle more data sets</w:t>
            </w:r>
          </w:p>
          <w:p w14:paraId="0ACCA353" w14:textId="77777777" w:rsidR="00B01D89" w:rsidRDefault="00B01D89" w:rsidP="001408B7">
            <w:pPr>
              <w:jc w:val="both"/>
              <w:rPr>
                <w:rFonts w:asciiTheme="majorHAnsi" w:hAnsiTheme="majorHAnsi" w:cstheme="majorHAnsi"/>
              </w:rPr>
            </w:pPr>
          </w:p>
          <w:p w14:paraId="67A26198" w14:textId="77777777" w:rsidR="00B01D89" w:rsidRPr="00D077C6" w:rsidRDefault="00B01D89" w:rsidP="001408B7">
            <w:pPr>
              <w:jc w:val="both"/>
              <w:rPr>
                <w:rFonts w:asciiTheme="majorHAnsi" w:hAnsiTheme="majorHAnsi" w:cstheme="majorHAnsi"/>
              </w:rPr>
            </w:pPr>
            <w:r>
              <w:rPr>
                <w:rFonts w:asciiTheme="majorHAnsi" w:hAnsiTheme="majorHAnsi" w:cstheme="majorHAnsi"/>
              </w:rPr>
              <w:t>Look at other metrics like precision or recall</w:t>
            </w:r>
          </w:p>
        </w:tc>
      </w:tr>
    </w:tbl>
    <w:p w14:paraId="00BBA101" w14:textId="77777777" w:rsidR="00045198" w:rsidRDefault="00045198" w:rsidP="00A86B84">
      <w:pPr>
        <w:jc w:val="center"/>
      </w:pPr>
    </w:p>
    <w:p w14:paraId="611E8D9D" w14:textId="77777777" w:rsidR="00FF5E10" w:rsidRDefault="00A86B84" w:rsidP="00FF5E10">
      <w:pPr>
        <w:keepNext/>
        <w:jc w:val="center"/>
      </w:pPr>
      <w:r>
        <w:rPr>
          <w:noProof/>
        </w:rPr>
        <w:drawing>
          <wp:inline distT="0" distB="0" distL="0" distR="0" wp14:anchorId="219D798A" wp14:editId="051CD49A">
            <wp:extent cx="5238748" cy="4133850"/>
            <wp:effectExtent l="0" t="0" r="0" b="0"/>
            <wp:docPr id="1522875531"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6">
                      <a:extLst>
                        <a:ext uri="{28A0092B-C50C-407E-A947-70E740481C1C}">
                          <a14:useLocalDpi xmlns:a14="http://schemas.microsoft.com/office/drawing/2010/main" val="0"/>
                        </a:ext>
                      </a:extLst>
                    </a:blip>
                    <a:stretch>
                      <a:fillRect/>
                    </a:stretch>
                  </pic:blipFill>
                  <pic:spPr>
                    <a:xfrm>
                      <a:off x="0" y="0"/>
                      <a:ext cx="5238748" cy="4133850"/>
                    </a:xfrm>
                    <a:prstGeom prst="rect">
                      <a:avLst/>
                    </a:prstGeom>
                  </pic:spPr>
                </pic:pic>
              </a:graphicData>
            </a:graphic>
          </wp:inline>
        </w:drawing>
      </w:r>
    </w:p>
    <w:p w14:paraId="4BA7B676" w14:textId="29526882" w:rsidR="00A86B84" w:rsidRDefault="00FF5E10" w:rsidP="00FF5E10">
      <w:pPr>
        <w:pStyle w:val="Caption"/>
        <w:jc w:val="center"/>
      </w:pPr>
      <w:bookmarkStart w:id="9" w:name="_Toc195443036"/>
      <w:bookmarkStart w:id="10" w:name="_Toc195464640"/>
      <w:r>
        <w:t xml:space="preserve">Figure </w:t>
      </w:r>
      <w:fldSimple w:instr=" SEQ Figure \* ARABIC ">
        <w:r w:rsidR="009D243C">
          <w:rPr>
            <w:noProof/>
          </w:rPr>
          <w:t>1</w:t>
        </w:r>
      </w:fldSimple>
      <w:r>
        <w:t xml:space="preserve"> photo shows the results for the Disease prediction using machine learning</w:t>
      </w:r>
      <w:bookmarkEnd w:id="9"/>
      <w:bookmarkEnd w:id="10"/>
    </w:p>
    <w:tbl>
      <w:tblPr>
        <w:tblStyle w:val="TableGrid"/>
        <w:tblW w:w="0" w:type="auto"/>
        <w:jc w:val="center"/>
        <w:tblLook w:val="04A0" w:firstRow="1" w:lastRow="0" w:firstColumn="1" w:lastColumn="0" w:noHBand="0" w:noVBand="1"/>
      </w:tblPr>
      <w:tblGrid>
        <w:gridCol w:w="2790"/>
        <w:gridCol w:w="2337"/>
        <w:gridCol w:w="2338"/>
      </w:tblGrid>
      <w:tr w:rsidR="00045198" w:rsidRPr="00D077C6" w14:paraId="69C4A858" w14:textId="77777777" w:rsidTr="001408B7">
        <w:trPr>
          <w:jc w:val="center"/>
        </w:trPr>
        <w:tc>
          <w:tcPr>
            <w:tcW w:w="2790" w:type="dxa"/>
          </w:tcPr>
          <w:p w14:paraId="0EDCA22C" w14:textId="77777777" w:rsidR="00045198" w:rsidRPr="000F0375" w:rsidRDefault="00045198" w:rsidP="001408B7">
            <w:pPr>
              <w:jc w:val="both"/>
              <w:rPr>
                <w:rFonts w:asciiTheme="majorHAnsi" w:hAnsiTheme="majorHAnsi" w:cstheme="majorHAnsi"/>
                <w:b/>
                <w:bCs/>
                <w:color w:val="002060"/>
              </w:rPr>
            </w:pPr>
            <w:r>
              <w:rPr>
                <w:rFonts w:asciiTheme="majorHAnsi" w:hAnsiTheme="majorHAnsi" w:cstheme="majorHAnsi"/>
                <w:b/>
                <w:bCs/>
                <w:color w:val="002060"/>
              </w:rPr>
              <w:t>Paper types</w:t>
            </w:r>
          </w:p>
        </w:tc>
        <w:tc>
          <w:tcPr>
            <w:tcW w:w="2337" w:type="dxa"/>
          </w:tcPr>
          <w:p w14:paraId="4146193F" w14:textId="77777777" w:rsidR="00045198" w:rsidRPr="000F0375" w:rsidRDefault="00045198" w:rsidP="001408B7">
            <w:pPr>
              <w:jc w:val="both"/>
              <w:rPr>
                <w:rFonts w:asciiTheme="majorHAnsi" w:hAnsiTheme="majorHAnsi" w:cstheme="majorHAnsi"/>
                <w:b/>
                <w:bCs/>
                <w:color w:val="002060"/>
              </w:rPr>
            </w:pPr>
            <w:r>
              <w:rPr>
                <w:rFonts w:asciiTheme="majorHAnsi" w:hAnsiTheme="majorHAnsi" w:cstheme="majorHAnsi"/>
                <w:b/>
                <w:bCs/>
                <w:color w:val="002060"/>
              </w:rPr>
              <w:t xml:space="preserve">Methodology </w:t>
            </w:r>
          </w:p>
        </w:tc>
        <w:tc>
          <w:tcPr>
            <w:tcW w:w="2338" w:type="dxa"/>
          </w:tcPr>
          <w:p w14:paraId="3943669F" w14:textId="77777777" w:rsidR="00045198" w:rsidRPr="000F0375" w:rsidRDefault="00045198" w:rsidP="001408B7">
            <w:pPr>
              <w:jc w:val="both"/>
              <w:rPr>
                <w:rFonts w:asciiTheme="majorHAnsi" w:hAnsiTheme="majorHAnsi" w:cstheme="majorHAnsi"/>
                <w:b/>
                <w:bCs/>
                <w:color w:val="002060"/>
              </w:rPr>
            </w:pPr>
            <w:r>
              <w:rPr>
                <w:rFonts w:asciiTheme="majorHAnsi" w:hAnsiTheme="majorHAnsi" w:cstheme="majorHAnsi"/>
                <w:b/>
                <w:bCs/>
                <w:color w:val="002060"/>
              </w:rPr>
              <w:t xml:space="preserve">Year </w:t>
            </w:r>
          </w:p>
        </w:tc>
      </w:tr>
      <w:tr w:rsidR="00045198" w:rsidRPr="00D077C6" w14:paraId="30458F9F" w14:textId="77777777" w:rsidTr="001408B7">
        <w:trPr>
          <w:jc w:val="center"/>
        </w:trPr>
        <w:tc>
          <w:tcPr>
            <w:tcW w:w="2790" w:type="dxa"/>
          </w:tcPr>
          <w:p w14:paraId="387B15DB" w14:textId="77777777" w:rsidR="00045198" w:rsidRPr="00D077C6" w:rsidRDefault="00045198" w:rsidP="001408B7">
            <w:pPr>
              <w:jc w:val="both"/>
              <w:rPr>
                <w:rFonts w:asciiTheme="majorHAnsi" w:hAnsiTheme="majorHAnsi" w:cstheme="majorBidi"/>
              </w:rPr>
            </w:pPr>
            <w:r w:rsidRPr="76F83957">
              <w:rPr>
                <w:rFonts w:asciiTheme="majorHAnsi" w:hAnsiTheme="majorHAnsi" w:cstheme="majorBidi"/>
              </w:rPr>
              <w:t xml:space="preserve">Article </w:t>
            </w:r>
          </w:p>
        </w:tc>
        <w:tc>
          <w:tcPr>
            <w:tcW w:w="2337" w:type="dxa"/>
          </w:tcPr>
          <w:p w14:paraId="65023CE3" w14:textId="77777777" w:rsidR="00045198" w:rsidRDefault="00045198" w:rsidP="001408B7">
            <w:pPr>
              <w:jc w:val="both"/>
              <w:rPr>
                <w:rFonts w:asciiTheme="majorHAnsi" w:hAnsiTheme="majorHAnsi" w:cstheme="majorBidi"/>
              </w:rPr>
            </w:pPr>
            <w:r w:rsidRPr="76F83957">
              <w:rPr>
                <w:rFonts w:asciiTheme="majorHAnsi" w:hAnsiTheme="majorHAnsi" w:cstheme="majorBidi"/>
              </w:rPr>
              <w:t>Decision tree</w:t>
            </w:r>
          </w:p>
          <w:p w14:paraId="21E6B180" w14:textId="77777777" w:rsidR="00045198" w:rsidRPr="00D077C6" w:rsidRDefault="00045198" w:rsidP="001408B7">
            <w:pPr>
              <w:jc w:val="both"/>
              <w:rPr>
                <w:rFonts w:asciiTheme="majorHAnsi" w:hAnsiTheme="majorHAnsi" w:cstheme="majorHAnsi"/>
              </w:rPr>
            </w:pPr>
          </w:p>
        </w:tc>
        <w:tc>
          <w:tcPr>
            <w:tcW w:w="2338" w:type="dxa"/>
          </w:tcPr>
          <w:p w14:paraId="2A343798" w14:textId="77777777" w:rsidR="00045198" w:rsidRPr="00D077C6" w:rsidRDefault="00045198" w:rsidP="001408B7">
            <w:pPr>
              <w:jc w:val="both"/>
              <w:rPr>
                <w:rFonts w:asciiTheme="majorHAnsi" w:hAnsiTheme="majorHAnsi" w:cstheme="majorBidi"/>
              </w:rPr>
            </w:pPr>
            <w:r w:rsidRPr="76F83957">
              <w:rPr>
                <w:rFonts w:asciiTheme="majorHAnsi" w:hAnsiTheme="majorHAnsi" w:cstheme="majorBidi"/>
              </w:rPr>
              <w:t>2023</w:t>
            </w:r>
          </w:p>
        </w:tc>
      </w:tr>
      <w:tr w:rsidR="00045198" w:rsidRPr="00D077C6" w14:paraId="6637993C" w14:textId="77777777" w:rsidTr="001408B7">
        <w:trPr>
          <w:jc w:val="center"/>
        </w:trPr>
        <w:tc>
          <w:tcPr>
            <w:tcW w:w="2790" w:type="dxa"/>
          </w:tcPr>
          <w:p w14:paraId="77A39296" w14:textId="77777777" w:rsidR="00045198" w:rsidRPr="00D077C6" w:rsidRDefault="00045198" w:rsidP="001408B7">
            <w:pPr>
              <w:jc w:val="both"/>
              <w:rPr>
                <w:rFonts w:asciiTheme="majorHAnsi" w:hAnsiTheme="majorHAnsi" w:cstheme="majorBidi"/>
              </w:rPr>
            </w:pPr>
            <w:r w:rsidRPr="76F83957">
              <w:rPr>
                <w:rFonts w:asciiTheme="majorHAnsi" w:hAnsiTheme="majorHAnsi" w:cstheme="majorBidi"/>
              </w:rPr>
              <w:t>Article</w:t>
            </w:r>
          </w:p>
        </w:tc>
        <w:tc>
          <w:tcPr>
            <w:tcW w:w="2337" w:type="dxa"/>
          </w:tcPr>
          <w:p w14:paraId="593B7DCD" w14:textId="77777777" w:rsidR="00045198" w:rsidRPr="00D077C6" w:rsidRDefault="00045198" w:rsidP="001408B7">
            <w:pPr>
              <w:jc w:val="both"/>
              <w:rPr>
                <w:rFonts w:asciiTheme="majorHAnsi" w:hAnsiTheme="majorHAnsi" w:cstheme="majorBidi"/>
              </w:rPr>
            </w:pPr>
            <w:r w:rsidRPr="038C2999">
              <w:rPr>
                <w:rFonts w:asciiTheme="majorHAnsi" w:hAnsiTheme="majorHAnsi" w:cstheme="majorBidi"/>
              </w:rPr>
              <w:t>Classification</w:t>
            </w:r>
          </w:p>
          <w:p w14:paraId="5A55FE4F" w14:textId="77777777" w:rsidR="00045198" w:rsidRPr="00D077C6" w:rsidRDefault="00045198" w:rsidP="001408B7">
            <w:pPr>
              <w:jc w:val="both"/>
              <w:rPr>
                <w:rFonts w:asciiTheme="majorHAnsi" w:hAnsiTheme="majorHAnsi" w:cstheme="majorBidi"/>
              </w:rPr>
            </w:pPr>
          </w:p>
          <w:p w14:paraId="3009F890" w14:textId="77777777" w:rsidR="00045198" w:rsidRPr="00D077C6" w:rsidRDefault="00045198" w:rsidP="001408B7">
            <w:pPr>
              <w:jc w:val="both"/>
              <w:rPr>
                <w:rFonts w:asciiTheme="majorHAnsi" w:hAnsiTheme="majorHAnsi" w:cstheme="majorBidi"/>
              </w:rPr>
            </w:pPr>
            <w:r w:rsidRPr="038C2999">
              <w:rPr>
                <w:rFonts w:asciiTheme="majorHAnsi" w:hAnsiTheme="majorHAnsi" w:cstheme="majorBidi"/>
              </w:rPr>
              <w:lastRenderedPageBreak/>
              <w:t>Regression</w:t>
            </w:r>
          </w:p>
          <w:p w14:paraId="09917A51" w14:textId="77777777" w:rsidR="00045198" w:rsidRPr="00D077C6" w:rsidRDefault="00045198" w:rsidP="001408B7">
            <w:pPr>
              <w:jc w:val="both"/>
              <w:rPr>
                <w:rFonts w:asciiTheme="majorHAnsi" w:hAnsiTheme="majorHAnsi" w:cstheme="majorBidi"/>
              </w:rPr>
            </w:pPr>
          </w:p>
          <w:p w14:paraId="2D0E2C46" w14:textId="77777777" w:rsidR="00045198" w:rsidRPr="00D077C6" w:rsidRDefault="00045198" w:rsidP="001408B7">
            <w:pPr>
              <w:jc w:val="both"/>
              <w:rPr>
                <w:rFonts w:asciiTheme="majorHAnsi" w:hAnsiTheme="majorHAnsi" w:cstheme="majorBidi"/>
              </w:rPr>
            </w:pPr>
            <w:r w:rsidRPr="038C2999">
              <w:rPr>
                <w:rFonts w:asciiTheme="majorHAnsi" w:hAnsiTheme="majorHAnsi" w:cstheme="majorBidi"/>
              </w:rPr>
              <w:t>Baseline models</w:t>
            </w:r>
          </w:p>
          <w:p w14:paraId="13C551C6" w14:textId="77777777" w:rsidR="00045198" w:rsidRPr="00D077C6" w:rsidRDefault="00045198" w:rsidP="001408B7">
            <w:pPr>
              <w:jc w:val="both"/>
              <w:rPr>
                <w:rFonts w:asciiTheme="majorHAnsi" w:hAnsiTheme="majorHAnsi" w:cstheme="majorBidi"/>
              </w:rPr>
            </w:pPr>
          </w:p>
        </w:tc>
        <w:tc>
          <w:tcPr>
            <w:tcW w:w="2338" w:type="dxa"/>
          </w:tcPr>
          <w:p w14:paraId="13DED254" w14:textId="77777777" w:rsidR="00045198" w:rsidRPr="00D077C6" w:rsidRDefault="00045198" w:rsidP="001408B7">
            <w:pPr>
              <w:jc w:val="both"/>
              <w:rPr>
                <w:rFonts w:asciiTheme="majorHAnsi" w:hAnsiTheme="majorHAnsi" w:cstheme="majorBidi"/>
              </w:rPr>
            </w:pPr>
            <w:r w:rsidRPr="76F83957">
              <w:rPr>
                <w:rFonts w:asciiTheme="majorHAnsi" w:hAnsiTheme="majorHAnsi" w:cstheme="majorBidi"/>
              </w:rPr>
              <w:lastRenderedPageBreak/>
              <w:t>2021</w:t>
            </w:r>
          </w:p>
        </w:tc>
      </w:tr>
      <w:tr w:rsidR="00045198" w:rsidRPr="00D077C6" w14:paraId="1E5F347F" w14:textId="77777777" w:rsidTr="001408B7">
        <w:trPr>
          <w:jc w:val="center"/>
        </w:trPr>
        <w:tc>
          <w:tcPr>
            <w:tcW w:w="2790" w:type="dxa"/>
          </w:tcPr>
          <w:p w14:paraId="7DFE7FE4" w14:textId="77777777" w:rsidR="00045198" w:rsidRPr="00D077C6" w:rsidRDefault="00045198" w:rsidP="001408B7">
            <w:pPr>
              <w:jc w:val="both"/>
              <w:rPr>
                <w:rFonts w:asciiTheme="majorHAnsi" w:hAnsiTheme="majorHAnsi" w:cstheme="majorBidi"/>
              </w:rPr>
            </w:pPr>
            <w:r w:rsidRPr="76F83957">
              <w:rPr>
                <w:rFonts w:asciiTheme="majorHAnsi" w:hAnsiTheme="majorHAnsi" w:cstheme="majorBidi"/>
              </w:rPr>
              <w:t xml:space="preserve">Article </w:t>
            </w:r>
          </w:p>
        </w:tc>
        <w:tc>
          <w:tcPr>
            <w:tcW w:w="2337" w:type="dxa"/>
          </w:tcPr>
          <w:p w14:paraId="277D39A7" w14:textId="77777777" w:rsidR="00045198" w:rsidRDefault="00045198" w:rsidP="001408B7">
            <w:pPr>
              <w:jc w:val="both"/>
              <w:rPr>
                <w:rFonts w:asciiTheme="majorHAnsi" w:hAnsiTheme="majorHAnsi" w:cstheme="majorBidi"/>
              </w:rPr>
            </w:pPr>
            <w:r w:rsidRPr="038C2999">
              <w:rPr>
                <w:rFonts w:asciiTheme="majorHAnsi" w:hAnsiTheme="majorHAnsi" w:cstheme="majorBidi"/>
              </w:rPr>
              <w:t>Decision tree</w:t>
            </w:r>
          </w:p>
          <w:p w14:paraId="0A197DD5" w14:textId="77777777" w:rsidR="00045198" w:rsidRPr="00D077C6" w:rsidRDefault="00045198" w:rsidP="001408B7">
            <w:pPr>
              <w:jc w:val="both"/>
              <w:rPr>
                <w:rFonts w:asciiTheme="majorHAnsi" w:hAnsiTheme="majorHAnsi" w:cstheme="majorHAnsi"/>
              </w:rPr>
            </w:pPr>
          </w:p>
        </w:tc>
        <w:tc>
          <w:tcPr>
            <w:tcW w:w="2338" w:type="dxa"/>
          </w:tcPr>
          <w:p w14:paraId="0EFD16C5" w14:textId="77777777" w:rsidR="00045198" w:rsidRPr="00D077C6" w:rsidRDefault="00045198" w:rsidP="001408B7">
            <w:pPr>
              <w:jc w:val="both"/>
              <w:rPr>
                <w:rFonts w:asciiTheme="majorHAnsi" w:hAnsiTheme="majorHAnsi" w:cstheme="majorBidi"/>
              </w:rPr>
            </w:pPr>
            <w:r w:rsidRPr="76F83957">
              <w:rPr>
                <w:rFonts w:asciiTheme="majorHAnsi" w:hAnsiTheme="majorHAnsi" w:cstheme="majorBidi"/>
              </w:rPr>
              <w:t>2023</w:t>
            </w:r>
          </w:p>
        </w:tc>
      </w:tr>
      <w:tr w:rsidR="00045198" w14:paraId="7ED31B5E" w14:textId="77777777" w:rsidTr="001408B7">
        <w:trPr>
          <w:trHeight w:val="300"/>
          <w:jc w:val="center"/>
        </w:trPr>
        <w:tc>
          <w:tcPr>
            <w:tcW w:w="2790" w:type="dxa"/>
          </w:tcPr>
          <w:p w14:paraId="456DB711" w14:textId="77777777" w:rsidR="00045198" w:rsidRDefault="00045198" w:rsidP="001408B7">
            <w:pPr>
              <w:jc w:val="both"/>
              <w:rPr>
                <w:rFonts w:asciiTheme="majorHAnsi" w:hAnsiTheme="majorHAnsi" w:cstheme="majorBidi"/>
              </w:rPr>
            </w:pPr>
            <w:r w:rsidRPr="76F83957">
              <w:rPr>
                <w:rFonts w:asciiTheme="majorHAnsi" w:hAnsiTheme="majorHAnsi" w:cstheme="majorBidi"/>
              </w:rPr>
              <w:t>Article</w:t>
            </w:r>
          </w:p>
          <w:p w14:paraId="1D14D33B" w14:textId="77777777" w:rsidR="00045198" w:rsidRDefault="00045198" w:rsidP="001408B7">
            <w:pPr>
              <w:jc w:val="both"/>
              <w:rPr>
                <w:rFonts w:asciiTheme="majorHAnsi" w:hAnsiTheme="majorHAnsi" w:cstheme="majorBidi"/>
              </w:rPr>
            </w:pPr>
          </w:p>
        </w:tc>
        <w:tc>
          <w:tcPr>
            <w:tcW w:w="2337" w:type="dxa"/>
          </w:tcPr>
          <w:p w14:paraId="42F83FEC" w14:textId="77777777" w:rsidR="00045198" w:rsidRDefault="00045198" w:rsidP="001408B7">
            <w:pPr>
              <w:jc w:val="both"/>
              <w:rPr>
                <w:rFonts w:asciiTheme="majorHAnsi" w:hAnsiTheme="majorHAnsi" w:cstheme="majorBidi"/>
              </w:rPr>
            </w:pPr>
            <w:r w:rsidRPr="76F83957">
              <w:rPr>
                <w:rFonts w:asciiTheme="majorHAnsi" w:hAnsiTheme="majorHAnsi" w:cstheme="majorBidi"/>
              </w:rPr>
              <w:t>Dual methodology</w:t>
            </w:r>
          </w:p>
        </w:tc>
        <w:tc>
          <w:tcPr>
            <w:tcW w:w="2338" w:type="dxa"/>
          </w:tcPr>
          <w:p w14:paraId="48B91122" w14:textId="77777777" w:rsidR="00045198" w:rsidRDefault="00045198" w:rsidP="001408B7">
            <w:pPr>
              <w:jc w:val="both"/>
              <w:rPr>
                <w:rFonts w:asciiTheme="majorHAnsi" w:hAnsiTheme="majorHAnsi" w:cstheme="majorBidi"/>
              </w:rPr>
            </w:pPr>
            <w:r w:rsidRPr="76F83957">
              <w:rPr>
                <w:rFonts w:asciiTheme="majorHAnsi" w:hAnsiTheme="majorHAnsi" w:cstheme="majorBidi"/>
              </w:rPr>
              <w:t>2024</w:t>
            </w:r>
          </w:p>
        </w:tc>
      </w:tr>
      <w:tr w:rsidR="00045198" w14:paraId="4F18FEC6" w14:textId="77777777" w:rsidTr="001408B7">
        <w:trPr>
          <w:trHeight w:val="300"/>
          <w:jc w:val="center"/>
        </w:trPr>
        <w:tc>
          <w:tcPr>
            <w:tcW w:w="2790" w:type="dxa"/>
          </w:tcPr>
          <w:p w14:paraId="03CDD312" w14:textId="77777777" w:rsidR="00045198" w:rsidRPr="76F83957" w:rsidRDefault="00045198" w:rsidP="001408B7">
            <w:pPr>
              <w:jc w:val="both"/>
              <w:rPr>
                <w:rFonts w:asciiTheme="majorHAnsi" w:hAnsiTheme="majorHAnsi" w:cstheme="majorBidi"/>
              </w:rPr>
            </w:pPr>
            <w:r>
              <w:rPr>
                <w:rFonts w:asciiTheme="majorHAnsi" w:hAnsiTheme="majorHAnsi" w:cstheme="majorBidi"/>
              </w:rPr>
              <w:t>Article</w:t>
            </w:r>
          </w:p>
        </w:tc>
        <w:tc>
          <w:tcPr>
            <w:tcW w:w="2337" w:type="dxa"/>
          </w:tcPr>
          <w:p w14:paraId="0A271F00" w14:textId="77777777" w:rsidR="00045198" w:rsidRPr="76F83957" w:rsidRDefault="00045198" w:rsidP="001408B7">
            <w:pPr>
              <w:jc w:val="both"/>
              <w:rPr>
                <w:rFonts w:asciiTheme="majorHAnsi" w:hAnsiTheme="majorHAnsi" w:cstheme="majorBidi"/>
              </w:rPr>
            </w:pPr>
            <w:r>
              <w:rPr>
                <w:rFonts w:asciiTheme="majorHAnsi" w:hAnsiTheme="majorHAnsi" w:cstheme="majorBidi"/>
              </w:rPr>
              <w:t>Flowchart</w:t>
            </w:r>
          </w:p>
        </w:tc>
        <w:tc>
          <w:tcPr>
            <w:tcW w:w="2338" w:type="dxa"/>
          </w:tcPr>
          <w:p w14:paraId="19DD0517" w14:textId="77777777" w:rsidR="00045198" w:rsidRPr="76F83957" w:rsidRDefault="00045198" w:rsidP="001408B7">
            <w:pPr>
              <w:jc w:val="both"/>
              <w:rPr>
                <w:rFonts w:asciiTheme="majorHAnsi" w:hAnsiTheme="majorHAnsi" w:cstheme="majorBidi"/>
              </w:rPr>
            </w:pPr>
            <w:r>
              <w:rPr>
                <w:rFonts w:asciiTheme="majorHAnsi" w:hAnsiTheme="majorHAnsi" w:cstheme="majorBidi"/>
              </w:rPr>
              <w:t>2018</w:t>
            </w:r>
          </w:p>
        </w:tc>
      </w:tr>
      <w:tr w:rsidR="00045198" w14:paraId="1D10C36C" w14:textId="77777777" w:rsidTr="001408B7">
        <w:trPr>
          <w:trHeight w:val="300"/>
          <w:jc w:val="center"/>
        </w:trPr>
        <w:tc>
          <w:tcPr>
            <w:tcW w:w="2790" w:type="dxa"/>
          </w:tcPr>
          <w:p w14:paraId="0CF2CD58" w14:textId="77777777" w:rsidR="00045198" w:rsidRPr="76F83957" w:rsidRDefault="00045198" w:rsidP="001408B7">
            <w:pPr>
              <w:jc w:val="both"/>
              <w:rPr>
                <w:rFonts w:asciiTheme="majorHAnsi" w:hAnsiTheme="majorHAnsi" w:cstheme="majorBidi"/>
              </w:rPr>
            </w:pPr>
            <w:r>
              <w:rPr>
                <w:rFonts w:asciiTheme="majorHAnsi" w:hAnsiTheme="majorHAnsi" w:cstheme="majorBidi"/>
              </w:rPr>
              <w:t>Article</w:t>
            </w:r>
          </w:p>
        </w:tc>
        <w:tc>
          <w:tcPr>
            <w:tcW w:w="2337" w:type="dxa"/>
          </w:tcPr>
          <w:p w14:paraId="59BC7385" w14:textId="77777777" w:rsidR="00045198" w:rsidRPr="00403C85" w:rsidRDefault="00045198" w:rsidP="001408B7">
            <w:pPr>
              <w:jc w:val="both"/>
              <w:rPr>
                <w:rFonts w:asciiTheme="majorHAnsi" w:hAnsiTheme="majorHAnsi" w:cstheme="majorBidi"/>
              </w:rPr>
            </w:pPr>
            <w:r w:rsidRPr="00403C85">
              <w:rPr>
                <w:rFonts w:asciiTheme="majorHAnsi" w:hAnsiTheme="majorHAnsi" w:cstheme="majorBidi"/>
              </w:rPr>
              <w:t>K-Nearest neighbor</w:t>
            </w:r>
          </w:p>
          <w:p w14:paraId="2DA8AB41" w14:textId="77777777" w:rsidR="00045198" w:rsidRPr="00403C85" w:rsidRDefault="00045198" w:rsidP="001408B7">
            <w:pPr>
              <w:jc w:val="both"/>
              <w:rPr>
                <w:rFonts w:asciiTheme="majorHAnsi" w:hAnsiTheme="majorHAnsi" w:cstheme="majorBidi"/>
              </w:rPr>
            </w:pPr>
          </w:p>
          <w:p w14:paraId="3ABEB2B5" w14:textId="77777777" w:rsidR="00045198" w:rsidRPr="76F83957" w:rsidRDefault="00045198" w:rsidP="001408B7">
            <w:pPr>
              <w:jc w:val="both"/>
              <w:rPr>
                <w:rFonts w:asciiTheme="majorHAnsi" w:hAnsiTheme="majorHAnsi" w:cstheme="majorBidi"/>
              </w:rPr>
            </w:pPr>
            <w:r w:rsidRPr="00403C85">
              <w:rPr>
                <w:rFonts w:asciiTheme="majorHAnsi" w:hAnsiTheme="majorHAnsi" w:cstheme="majorBidi"/>
              </w:rPr>
              <w:t>Convolutional neural network</w:t>
            </w:r>
          </w:p>
        </w:tc>
        <w:tc>
          <w:tcPr>
            <w:tcW w:w="2338" w:type="dxa"/>
          </w:tcPr>
          <w:p w14:paraId="40DA9847" w14:textId="77777777" w:rsidR="00045198" w:rsidRPr="76F83957" w:rsidRDefault="00045198" w:rsidP="001408B7">
            <w:pPr>
              <w:jc w:val="both"/>
              <w:rPr>
                <w:rFonts w:asciiTheme="majorHAnsi" w:hAnsiTheme="majorHAnsi" w:cstheme="majorBidi"/>
              </w:rPr>
            </w:pPr>
            <w:r>
              <w:rPr>
                <w:rFonts w:asciiTheme="majorHAnsi" w:hAnsiTheme="majorHAnsi" w:cstheme="majorBidi"/>
              </w:rPr>
              <w:t>2019</w:t>
            </w:r>
          </w:p>
        </w:tc>
      </w:tr>
      <w:tr w:rsidR="00045198" w14:paraId="14E4DA1D" w14:textId="77777777" w:rsidTr="001408B7">
        <w:trPr>
          <w:trHeight w:val="300"/>
          <w:jc w:val="center"/>
        </w:trPr>
        <w:tc>
          <w:tcPr>
            <w:tcW w:w="2790" w:type="dxa"/>
          </w:tcPr>
          <w:p w14:paraId="2725C1BB" w14:textId="77777777" w:rsidR="00045198" w:rsidRPr="76F83957" w:rsidRDefault="00045198" w:rsidP="001408B7">
            <w:pPr>
              <w:jc w:val="both"/>
              <w:rPr>
                <w:rFonts w:asciiTheme="majorHAnsi" w:hAnsiTheme="majorHAnsi" w:cstheme="majorBidi"/>
              </w:rPr>
            </w:pPr>
            <w:r>
              <w:rPr>
                <w:rFonts w:asciiTheme="majorHAnsi" w:hAnsiTheme="majorHAnsi" w:cstheme="majorBidi"/>
              </w:rPr>
              <w:t>Thesis, Dissertation</w:t>
            </w:r>
          </w:p>
        </w:tc>
        <w:tc>
          <w:tcPr>
            <w:tcW w:w="2337" w:type="dxa"/>
          </w:tcPr>
          <w:p w14:paraId="6E85DEF3" w14:textId="77777777" w:rsidR="00045198" w:rsidRPr="00403C85" w:rsidRDefault="00045198" w:rsidP="001408B7">
            <w:pPr>
              <w:jc w:val="both"/>
              <w:rPr>
                <w:rFonts w:asciiTheme="majorHAnsi" w:hAnsiTheme="majorHAnsi" w:cstheme="majorBidi"/>
              </w:rPr>
            </w:pPr>
            <w:r w:rsidRPr="00403C85">
              <w:rPr>
                <w:rFonts w:asciiTheme="majorHAnsi" w:hAnsiTheme="majorHAnsi" w:cstheme="majorBidi"/>
              </w:rPr>
              <w:t>Disease Tree Classifier</w:t>
            </w:r>
          </w:p>
          <w:p w14:paraId="20C6FD13" w14:textId="77777777" w:rsidR="00045198" w:rsidRPr="00403C85" w:rsidRDefault="00045198" w:rsidP="001408B7">
            <w:pPr>
              <w:jc w:val="both"/>
              <w:rPr>
                <w:rFonts w:asciiTheme="majorHAnsi" w:hAnsiTheme="majorHAnsi" w:cstheme="majorBidi"/>
              </w:rPr>
            </w:pPr>
          </w:p>
          <w:p w14:paraId="0CE791DB" w14:textId="77777777" w:rsidR="00045198" w:rsidRPr="00403C85" w:rsidRDefault="00045198" w:rsidP="001408B7">
            <w:pPr>
              <w:jc w:val="both"/>
              <w:rPr>
                <w:rFonts w:asciiTheme="majorHAnsi" w:hAnsiTheme="majorHAnsi" w:cstheme="majorBidi"/>
              </w:rPr>
            </w:pPr>
            <w:r w:rsidRPr="00403C85">
              <w:rPr>
                <w:rFonts w:asciiTheme="majorHAnsi" w:hAnsiTheme="majorHAnsi" w:cstheme="majorBidi"/>
              </w:rPr>
              <w:t>Random forest Classifier</w:t>
            </w:r>
          </w:p>
          <w:p w14:paraId="2AD32AC5" w14:textId="77777777" w:rsidR="00045198" w:rsidRPr="00403C85" w:rsidRDefault="00045198" w:rsidP="001408B7">
            <w:pPr>
              <w:jc w:val="both"/>
              <w:rPr>
                <w:rFonts w:asciiTheme="majorHAnsi" w:hAnsiTheme="majorHAnsi" w:cstheme="majorBidi"/>
              </w:rPr>
            </w:pPr>
          </w:p>
          <w:p w14:paraId="021C817D" w14:textId="77777777" w:rsidR="00045198" w:rsidRPr="76F83957" w:rsidRDefault="00045198" w:rsidP="001408B7">
            <w:pPr>
              <w:jc w:val="both"/>
              <w:rPr>
                <w:rFonts w:asciiTheme="majorHAnsi" w:hAnsiTheme="majorHAnsi" w:cstheme="majorBidi"/>
              </w:rPr>
            </w:pPr>
            <w:r w:rsidRPr="00403C85">
              <w:rPr>
                <w:rFonts w:asciiTheme="majorHAnsi" w:hAnsiTheme="majorHAnsi" w:cstheme="majorBidi"/>
              </w:rPr>
              <w:t>Naïve Bayes Classifier</w:t>
            </w:r>
          </w:p>
        </w:tc>
        <w:tc>
          <w:tcPr>
            <w:tcW w:w="2338" w:type="dxa"/>
          </w:tcPr>
          <w:p w14:paraId="1AA05B8C" w14:textId="77777777" w:rsidR="00045198" w:rsidRPr="76F83957" w:rsidRDefault="00045198" w:rsidP="001408B7">
            <w:pPr>
              <w:jc w:val="both"/>
              <w:rPr>
                <w:rFonts w:asciiTheme="majorHAnsi" w:hAnsiTheme="majorHAnsi" w:cstheme="majorBidi"/>
              </w:rPr>
            </w:pPr>
            <w:r>
              <w:rPr>
                <w:rFonts w:asciiTheme="majorHAnsi" w:hAnsiTheme="majorHAnsi" w:cstheme="majorBidi"/>
              </w:rPr>
              <w:t>2020</w:t>
            </w:r>
          </w:p>
        </w:tc>
      </w:tr>
    </w:tbl>
    <w:p w14:paraId="18C669FC" w14:textId="77777777" w:rsidR="00045198" w:rsidRDefault="00045198" w:rsidP="00A86B84">
      <w:pPr>
        <w:jc w:val="center"/>
      </w:pPr>
    </w:p>
    <w:p w14:paraId="7BF54302" w14:textId="77777777" w:rsidR="00FF5E10" w:rsidRDefault="003B0067" w:rsidP="00FF5E10">
      <w:pPr>
        <w:keepNext/>
        <w:jc w:val="center"/>
      </w:pPr>
      <w:r>
        <w:rPr>
          <w:rFonts w:asciiTheme="majorHAnsi" w:hAnsiTheme="majorHAnsi" w:cstheme="majorHAnsi"/>
          <w:noProof/>
        </w:rPr>
        <w:drawing>
          <wp:inline distT="0" distB="0" distL="0" distR="0" wp14:anchorId="469CE55E" wp14:editId="0C181AC6">
            <wp:extent cx="5486400" cy="3200400"/>
            <wp:effectExtent l="0" t="0" r="0" b="0"/>
            <wp:docPr id="872350547"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7"/>
              </a:graphicData>
            </a:graphic>
          </wp:inline>
        </w:drawing>
      </w:r>
    </w:p>
    <w:p w14:paraId="2D37E02C" w14:textId="02C6D74C" w:rsidR="00045198" w:rsidRDefault="00FF5E10" w:rsidP="00FF5E10">
      <w:pPr>
        <w:pStyle w:val="Caption"/>
        <w:jc w:val="center"/>
      </w:pPr>
      <w:bookmarkStart w:id="11" w:name="_Toc195443037"/>
      <w:bookmarkStart w:id="12" w:name="_Toc195464641"/>
      <w:r>
        <w:t xml:space="preserve">Figure </w:t>
      </w:r>
      <w:fldSimple w:instr=" SEQ Figure \* ARABIC ">
        <w:r w:rsidR="009D243C">
          <w:rPr>
            <w:noProof/>
          </w:rPr>
          <w:t>2</w:t>
        </w:r>
      </w:fldSimple>
      <w:r>
        <w:t xml:space="preserve"> chart shows the models used in discussed papers</w:t>
      </w:r>
      <w:bookmarkEnd w:id="11"/>
      <w:bookmarkEnd w:id="12"/>
    </w:p>
    <w:p w14:paraId="7A28F199" w14:textId="77777777" w:rsidR="00FF6B3E" w:rsidRDefault="00FF6B3E" w:rsidP="00A86B84">
      <w:pPr>
        <w:jc w:val="center"/>
      </w:pPr>
    </w:p>
    <w:p w14:paraId="2A6CC0F9" w14:textId="77777777" w:rsidR="00FF6B3E" w:rsidRDefault="00FF6B3E" w:rsidP="00FF6B3E">
      <w:pPr>
        <w:rPr>
          <w:rFonts w:cstheme="majorHAnsi"/>
          <w:lang w:val="en-GB"/>
        </w:rPr>
      </w:pPr>
      <w:r>
        <w:rPr>
          <w:rFonts w:asciiTheme="majorHAnsi" w:hAnsiTheme="majorHAnsi" w:cstheme="majorHAnsi"/>
        </w:rPr>
        <w:lastRenderedPageBreak/>
        <w:t>One of the papers I have had a look at was a paper using the same dataset and a similar project idea, so this paper can be a helpful tool to look at how a past project doing this has taken a approach which I can then look at and see if I can make it better, a key thing I will need to avoid is that I need to make sure my project is not just copying this paper. The paper I am talking about is called “</w:t>
      </w:r>
      <w:r w:rsidRPr="00B96285">
        <w:rPr>
          <w:rFonts w:cstheme="majorHAnsi"/>
          <w:lang w:val="en-GB"/>
        </w:rPr>
        <w:t>Credit Default Mining Using Combined Machine Learning and Heuristic Approach” this paper was published by Sheikh Rabiul Islam and W. Eberle, S. Ghafoor 2018</w:t>
      </w:r>
      <w:r>
        <w:rPr>
          <w:rFonts w:cstheme="majorHAnsi"/>
          <w:lang w:val="en-GB"/>
        </w:rPr>
        <w:t>. The aim for this project was to look at a dataset and predict if an account is default. A default account is an account made by a user that has missed some payments and is closed by the bank. This is helpful since it allows the banks to see what accounts could be at risk of becoming a default account and the probability of a payment in advanced. The paper than states that the reason this is done is to “earlier the potential default accounts are detected the lower the losses” this would then show why it is helpful for banks to make these predictions since it will make the losses through these accounts lower so they don’t lose as much money. Another thing this paper states about the reason for this project is so that it “could investigate and help the customer by providing necessary suggestions to avoid bankruptcy and minimize the loss” this clearly shows that the project is used to help the customer and the bank on both ends since as discussed before it helps the bank lower the losses and shows the customer some helpful things that can be done to help with their payments.</w:t>
      </w:r>
    </w:p>
    <w:p w14:paraId="2933CCA0" w14:textId="77777777" w:rsidR="00FF6B3E" w:rsidRDefault="00FF6B3E" w:rsidP="00FF6B3E">
      <w:pPr>
        <w:rPr>
          <w:rFonts w:cstheme="majorHAnsi"/>
          <w:lang w:val="en-GB"/>
        </w:rPr>
      </w:pPr>
    </w:p>
    <w:p w14:paraId="433DEA7F" w14:textId="77777777" w:rsidR="00FF6B3E" w:rsidRDefault="00FF6B3E" w:rsidP="00FF6B3E">
      <w:pPr>
        <w:rPr>
          <w:rFonts w:cstheme="majorHAnsi"/>
          <w:lang w:val="en-GB"/>
        </w:rPr>
      </w:pPr>
      <w:r>
        <w:rPr>
          <w:rFonts w:cstheme="majorHAnsi"/>
          <w:lang w:val="en-GB"/>
        </w:rPr>
        <w:t xml:space="preserve">When it comes to this papers methodology they implement 2 different ones. This is a machine learning approach and a heuristic approach. These are then discussed on what these different methodologies are and how they could be used. That machine learning approach is said to be used to compare different machine learning models and see which one is most effective at making their predications, the other one is used to make the predictions since it is used throughout the different machine learning models to make the predictions of what accounts are at risk of becoming a default accounts. This is helpful for my project since it allows me to look </w:t>
      </w:r>
      <w:proofErr w:type="spellStart"/>
      <w:r>
        <w:rPr>
          <w:rFonts w:cstheme="majorHAnsi"/>
          <w:lang w:val="en-GB"/>
        </w:rPr>
        <w:t>a</w:t>
      </w:r>
      <w:proofErr w:type="spellEnd"/>
      <w:r>
        <w:rPr>
          <w:rFonts w:cstheme="majorHAnsi"/>
          <w:lang w:val="en-GB"/>
        </w:rPr>
        <w:t xml:space="preserve"> some methodologies and see which would be suitable for my project, these would be helpful since I will be using multiple different machine learning models to compare the different effectiveness of the models to create my final product, and the other one could be used to create the predictions that I will be making in the future.</w:t>
      </w:r>
    </w:p>
    <w:p w14:paraId="3959D1D8" w14:textId="77777777" w:rsidR="00FF6B3E" w:rsidRDefault="00FF6B3E" w:rsidP="00FF6B3E">
      <w:pPr>
        <w:rPr>
          <w:rFonts w:cstheme="majorHAnsi"/>
          <w:lang w:val="en-GB"/>
        </w:rPr>
      </w:pPr>
    </w:p>
    <w:p w14:paraId="45D41ECA" w14:textId="77777777" w:rsidR="00FF6B3E" w:rsidRDefault="00FF6B3E" w:rsidP="00FF6B3E">
      <w:pPr>
        <w:rPr>
          <w:rFonts w:cstheme="majorHAnsi"/>
          <w:lang w:val="en-GB"/>
        </w:rPr>
      </w:pPr>
      <w:r>
        <w:rPr>
          <w:rFonts w:cstheme="majorHAnsi"/>
          <w:lang w:val="en-GB"/>
        </w:rPr>
        <w:t xml:space="preserve">The results of this paper shows that both methods used in this project were successful at making </w:t>
      </w:r>
      <w:proofErr w:type="spellStart"/>
      <w:r>
        <w:rPr>
          <w:rFonts w:cstheme="majorHAnsi"/>
          <w:lang w:val="en-GB"/>
        </w:rPr>
        <w:t>there</w:t>
      </w:r>
      <w:proofErr w:type="spellEnd"/>
      <w:r>
        <w:rPr>
          <w:rFonts w:cstheme="majorHAnsi"/>
          <w:lang w:val="en-GB"/>
        </w:rPr>
        <w:t xml:space="preserve"> predictions. The results shown from this project show that the methods used </w:t>
      </w:r>
      <w:r>
        <w:rPr>
          <w:rFonts w:cstheme="majorHAnsi"/>
          <w:lang w:val="en-GB"/>
        </w:rPr>
        <w:lastRenderedPageBreak/>
        <w:t>outperform currently used methods. This shows that there project was a great success and that banking organisations should implement their ideas.</w:t>
      </w:r>
    </w:p>
    <w:p w14:paraId="31C88205" w14:textId="77777777" w:rsidR="00FF5E10" w:rsidRDefault="003013CE" w:rsidP="00FF5E10">
      <w:pPr>
        <w:keepNext/>
        <w:jc w:val="center"/>
      </w:pPr>
      <w:r>
        <w:rPr>
          <w:noProof/>
        </w:rPr>
        <w:drawing>
          <wp:inline distT="0" distB="0" distL="0" distR="0" wp14:anchorId="6B9AA424" wp14:editId="06E5F1B1">
            <wp:extent cx="5943600" cy="5067300"/>
            <wp:effectExtent l="0" t="0" r="0" b="0"/>
            <wp:docPr id="1039482487" name="Picture 1" descr="A graph with colorful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482487" name="Picture 1" descr="A graph with colorful bars&#10;&#10;Description automatically generated with medium confidence"/>
                    <pic:cNvPicPr>
                      <a:picLocks noChangeAspect="1" noChangeArrowheads="1"/>
                    </pic:cNvPicPr>
                  </pic:nvPicPr>
                  <pic:blipFill rotWithShape="1">
                    <a:blip r:embed="rId8">
                      <a:extLst>
                        <a:ext uri="{28A0092B-C50C-407E-A947-70E740481C1C}">
                          <a14:useLocalDpi xmlns:a14="http://schemas.microsoft.com/office/drawing/2010/main" val="0"/>
                        </a:ext>
                      </a:extLst>
                    </a:blip>
                    <a:srcRect t="9453" b="6732"/>
                    <a:stretch/>
                  </pic:blipFill>
                  <pic:spPr bwMode="auto">
                    <a:xfrm>
                      <a:off x="0" y="0"/>
                      <a:ext cx="5943600" cy="5067300"/>
                    </a:xfrm>
                    <a:prstGeom prst="rect">
                      <a:avLst/>
                    </a:prstGeom>
                    <a:noFill/>
                    <a:ln>
                      <a:noFill/>
                    </a:ln>
                    <a:extLst>
                      <a:ext uri="{53640926-AAD7-44D8-BBD7-CCE9431645EC}">
                        <a14:shadowObscured xmlns:a14="http://schemas.microsoft.com/office/drawing/2010/main"/>
                      </a:ext>
                    </a:extLst>
                  </pic:spPr>
                </pic:pic>
              </a:graphicData>
            </a:graphic>
          </wp:inline>
        </w:drawing>
      </w:r>
    </w:p>
    <w:p w14:paraId="0C0F23AA" w14:textId="5CBFEE79" w:rsidR="2C2C2236" w:rsidRDefault="00FF5E10" w:rsidP="00FF5E10">
      <w:pPr>
        <w:pStyle w:val="Caption"/>
        <w:jc w:val="center"/>
      </w:pPr>
      <w:bookmarkStart w:id="13" w:name="_Toc195443038"/>
      <w:bookmarkStart w:id="14" w:name="_Toc195464642"/>
      <w:r>
        <w:t xml:space="preserve">Figure </w:t>
      </w:r>
      <w:fldSimple w:instr=" SEQ Figure \* ARABIC ">
        <w:r w:rsidR="009D243C">
          <w:rPr>
            <w:noProof/>
          </w:rPr>
          <w:t>3</w:t>
        </w:r>
      </w:fldSimple>
      <w:r>
        <w:t xml:space="preserve"> shows the performance of the algorithms using the machine learning approach Methodology</w:t>
      </w:r>
      <w:bookmarkEnd w:id="13"/>
      <w:bookmarkEnd w:id="14"/>
    </w:p>
    <w:p w14:paraId="5B38FC84" w14:textId="77777777" w:rsidR="00FF5E10" w:rsidRPr="00FF5E10" w:rsidRDefault="00FF5E10" w:rsidP="00FF5E10"/>
    <w:p w14:paraId="24D6C145" w14:textId="651FF0FB" w:rsidR="0565473B" w:rsidRDefault="0565473B" w:rsidP="4D5252EA">
      <w:pPr>
        <w:pStyle w:val="Heading2"/>
      </w:pPr>
      <w:bookmarkStart w:id="15" w:name="_Toc195443071"/>
      <w:r>
        <w:t>Methodologies researched</w:t>
      </w:r>
      <w:bookmarkEnd w:id="15"/>
    </w:p>
    <w:p w14:paraId="4C41A627" w14:textId="5E8C8809" w:rsidR="4D5252EA" w:rsidRDefault="00B85C75" w:rsidP="002A491F">
      <w:pPr>
        <w:pStyle w:val="Heading3"/>
      </w:pPr>
      <w:bookmarkStart w:id="16" w:name="_Toc195443072"/>
      <w:r>
        <w:t>Machine Learning Approach</w:t>
      </w:r>
      <w:bookmarkEnd w:id="16"/>
    </w:p>
    <w:p w14:paraId="02BAAE1F" w14:textId="1E4CCE22" w:rsidR="00B85C75" w:rsidRDefault="002003F8" w:rsidP="4D5252EA">
      <w:r>
        <w:t xml:space="preserve">Looking at </w:t>
      </w:r>
      <w:r w:rsidR="00FA3C89">
        <w:t>one of the previous papers cred</w:t>
      </w:r>
      <w:r w:rsidR="004400DA">
        <w:t>it default mining using combined machin</w:t>
      </w:r>
      <w:r w:rsidR="00913888">
        <w:t>e</w:t>
      </w:r>
      <w:r w:rsidR="004400DA">
        <w:t xml:space="preserve"> learning and heuristic approach</w:t>
      </w:r>
      <w:r w:rsidR="00913888">
        <w:t xml:space="preserve"> they have an approach which was used to determine what machine learning model used was the best for the predications they were trying to make but while looking at the </w:t>
      </w:r>
      <w:r w:rsidR="00C52014">
        <w:t xml:space="preserve">data shown in the paper there was no steps shown what was taken to determine </w:t>
      </w:r>
      <w:r w:rsidR="009975D5">
        <w:t xml:space="preserve">this. So I did some extra research for machine learning approaches and had a </w:t>
      </w:r>
      <w:r w:rsidR="009975D5">
        <w:lastRenderedPageBreak/>
        <w:t xml:space="preserve">look at the steps taken in the method. </w:t>
      </w:r>
      <w:r w:rsidR="0048287F">
        <w:t>I found a webpage showing an approach for this method as seen in the image below</w:t>
      </w:r>
      <w:r w:rsidR="0037102A">
        <w:t>. This method contains 5 major steps:</w:t>
      </w:r>
    </w:p>
    <w:p w14:paraId="44939A6A" w14:textId="2E0E5E12" w:rsidR="0037102A" w:rsidRDefault="0037102A" w:rsidP="0037102A">
      <w:pPr>
        <w:pStyle w:val="ListParagraph"/>
        <w:numPr>
          <w:ilvl w:val="0"/>
          <w:numId w:val="4"/>
        </w:numPr>
      </w:pPr>
      <w:r>
        <w:t>Collection of data</w:t>
      </w:r>
    </w:p>
    <w:p w14:paraId="21BBED01" w14:textId="39A0FA3B" w:rsidR="0037102A" w:rsidRDefault="0037102A" w:rsidP="0037102A">
      <w:pPr>
        <w:pStyle w:val="ListParagraph"/>
        <w:numPr>
          <w:ilvl w:val="0"/>
          <w:numId w:val="4"/>
        </w:numPr>
      </w:pPr>
      <w:r>
        <w:t>Data cleaning</w:t>
      </w:r>
      <w:r w:rsidR="00942397">
        <w:t xml:space="preserve"> &amp; feature engineering</w:t>
      </w:r>
    </w:p>
    <w:p w14:paraId="455DA6D2" w14:textId="30A11429" w:rsidR="00942397" w:rsidRDefault="00942397" w:rsidP="0037102A">
      <w:pPr>
        <w:pStyle w:val="ListParagraph"/>
        <w:numPr>
          <w:ilvl w:val="0"/>
          <w:numId w:val="4"/>
        </w:numPr>
      </w:pPr>
      <w:r>
        <w:t>Model building</w:t>
      </w:r>
    </w:p>
    <w:p w14:paraId="44656CFE" w14:textId="663D5CF9" w:rsidR="00942397" w:rsidRDefault="00942397" w:rsidP="0037102A">
      <w:pPr>
        <w:pStyle w:val="ListParagraph"/>
        <w:numPr>
          <w:ilvl w:val="0"/>
          <w:numId w:val="4"/>
        </w:numPr>
      </w:pPr>
      <w:r>
        <w:t xml:space="preserve">Evaluate </w:t>
      </w:r>
    </w:p>
    <w:p w14:paraId="261F6DDA" w14:textId="5A2150AC" w:rsidR="00942397" w:rsidRDefault="00942397" w:rsidP="0037102A">
      <w:pPr>
        <w:pStyle w:val="ListParagraph"/>
        <w:numPr>
          <w:ilvl w:val="0"/>
          <w:numId w:val="4"/>
        </w:numPr>
      </w:pPr>
      <w:r>
        <w:t>Model deployment</w:t>
      </w:r>
    </w:p>
    <w:p w14:paraId="41C85E6D" w14:textId="2CC91F2B" w:rsidR="00942397" w:rsidRDefault="00942397" w:rsidP="00942397">
      <w:r>
        <w:t>Breaking these steps down we can see that in the first step that this is where the user is collecting the data which for me was finding the data set</w:t>
      </w:r>
      <w:r w:rsidR="00D32275">
        <w:t xml:space="preserve">. Step 2 is to look at the data set for any errors in the data like null values. Step 3 is the </w:t>
      </w:r>
      <w:r w:rsidR="0009646F">
        <w:t xml:space="preserve">step done to program the models used for predictions. Step 4 is looking at the results of the </w:t>
      </w:r>
      <w:r w:rsidR="00E966D3">
        <w:t xml:space="preserve">each model to determine what was best at making </w:t>
      </w:r>
      <w:r w:rsidR="006A6689">
        <w:t>predictions and step 5 is the step where the product is deployed into a working environment.</w:t>
      </w:r>
    </w:p>
    <w:p w14:paraId="0D325546" w14:textId="77777777" w:rsidR="00FF5E10" w:rsidRDefault="004F483E" w:rsidP="00FF5E10">
      <w:pPr>
        <w:keepNext/>
      </w:pPr>
      <w:r>
        <w:rPr>
          <w:noProof/>
        </w:rPr>
        <w:drawing>
          <wp:inline distT="0" distB="0" distL="0" distR="0" wp14:anchorId="54E05E19" wp14:editId="3F5A798E">
            <wp:extent cx="6238875" cy="3524250"/>
            <wp:effectExtent l="0" t="0" r="9525" b="0"/>
            <wp:docPr id="135222064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238875" cy="3524250"/>
                    </a:xfrm>
                    <a:prstGeom prst="rect">
                      <a:avLst/>
                    </a:prstGeom>
                    <a:noFill/>
                  </pic:spPr>
                </pic:pic>
              </a:graphicData>
            </a:graphic>
          </wp:inline>
        </w:drawing>
      </w:r>
    </w:p>
    <w:p w14:paraId="49921CBC" w14:textId="79FA35D6" w:rsidR="00B85C75" w:rsidRDefault="00FF5E10" w:rsidP="00FF5E10">
      <w:pPr>
        <w:pStyle w:val="Caption"/>
        <w:jc w:val="center"/>
      </w:pPr>
      <w:bookmarkStart w:id="17" w:name="_Toc195443039"/>
      <w:bookmarkStart w:id="18" w:name="_Toc195464643"/>
      <w:r>
        <w:t xml:space="preserve">Figure </w:t>
      </w:r>
      <w:fldSimple w:instr=" SEQ Figure \* ARABIC ">
        <w:r w:rsidR="009D243C">
          <w:rPr>
            <w:noProof/>
          </w:rPr>
          <w:t>4</w:t>
        </w:r>
      </w:fldSimple>
      <w:r>
        <w:t xml:space="preserve"> machine learning steps</w:t>
      </w:r>
      <w:bookmarkEnd w:id="17"/>
      <w:bookmarkEnd w:id="18"/>
    </w:p>
    <w:p w14:paraId="223BAA9D" w14:textId="77E2F837" w:rsidR="006D3DCE" w:rsidRDefault="00292FB9" w:rsidP="002A491F">
      <w:pPr>
        <w:pStyle w:val="Heading3"/>
      </w:pPr>
      <w:bookmarkStart w:id="19" w:name="_Toc195443073"/>
      <w:r>
        <w:t>Heuristic Approach</w:t>
      </w:r>
      <w:bookmarkEnd w:id="19"/>
    </w:p>
    <w:p w14:paraId="3A9193C0" w14:textId="7FCDE51C" w:rsidR="00292FB9" w:rsidRDefault="006A6689" w:rsidP="006D3DCE">
      <w:r>
        <w:t xml:space="preserve">The paper looking at prediction of default credit also had a </w:t>
      </w:r>
      <w:r w:rsidR="00B54F53">
        <w:t>heuristic</w:t>
      </w:r>
      <w:r>
        <w:t xml:space="preserve"> approach, which </w:t>
      </w:r>
      <w:r w:rsidR="00B54F53">
        <w:t xml:space="preserve">is a method that contains two </w:t>
      </w:r>
      <w:r w:rsidR="00FF7D19">
        <w:t xml:space="preserve">tests a standard test and a customer specific test, these are used to </w:t>
      </w:r>
      <w:r w:rsidR="00393B8B">
        <w:t xml:space="preserve">find out which accounts were at the potential risk of becoming a default account. This model </w:t>
      </w:r>
      <w:r w:rsidR="00C45E04">
        <w:t>was us</w:t>
      </w:r>
      <w:r w:rsidR="003331AE">
        <w:t>ed</w:t>
      </w:r>
      <w:r w:rsidR="00C45E04">
        <w:t xml:space="preserve"> for two </w:t>
      </w:r>
      <w:r w:rsidR="003331AE">
        <w:t>steps</w:t>
      </w:r>
      <w:r w:rsidR="00C45E04">
        <w:t xml:space="preserve"> one to determin</w:t>
      </w:r>
      <w:r w:rsidR="00ED1ED6">
        <w:t xml:space="preserve">e the potential risk of </w:t>
      </w:r>
      <w:proofErr w:type="spellStart"/>
      <w:r w:rsidR="00ED1ED6">
        <w:t>a</w:t>
      </w:r>
      <w:proofErr w:type="spellEnd"/>
      <w:r w:rsidR="00ED1ED6">
        <w:t xml:space="preserve"> account </w:t>
      </w:r>
      <w:r w:rsidR="00ED1ED6">
        <w:lastRenderedPageBreak/>
        <w:t xml:space="preserve">becoming a default account by looking at the </w:t>
      </w:r>
      <w:r w:rsidR="003331AE">
        <w:t>transitional</w:t>
      </w:r>
      <w:r w:rsidR="00ED1ED6">
        <w:t xml:space="preserve"> history. And the other step</w:t>
      </w:r>
      <w:r w:rsidR="002A33ED">
        <w:t xml:space="preserve"> was to look at the real time </w:t>
      </w:r>
      <w:r w:rsidR="003331AE">
        <w:t>transitions</w:t>
      </w:r>
      <w:r w:rsidR="002A33ED">
        <w:t xml:space="preserve"> of an account to determine a score of the account becoming a default account.</w:t>
      </w:r>
      <w:r w:rsidR="003331AE">
        <w:t xml:space="preserve"> Though this paper did not include a diagram of this </w:t>
      </w:r>
      <w:r w:rsidR="007F42F7">
        <w:t>model</w:t>
      </w:r>
      <w:r w:rsidR="003331AE">
        <w:t xml:space="preserve"> when we look at the heuristic approach online we can see what the models looks like in the image below, as we can see that the model has 4 steps to it.</w:t>
      </w:r>
      <w:r w:rsidR="004B35B1">
        <w:t xml:space="preserve"> The first one is used to look at the problem and understand it by creating a scope, the second one is making a plan to </w:t>
      </w:r>
      <w:r w:rsidR="002239D7">
        <w:t xml:space="preserve">mitigate the problem, </w:t>
      </w:r>
      <w:r w:rsidR="007F42F7">
        <w:t>step</w:t>
      </w:r>
      <w:r w:rsidR="002239D7">
        <w:t xml:space="preserve"> 3 is to carry out the plan created, and the last step is used to evaluate and adjust the </w:t>
      </w:r>
      <w:r w:rsidR="007F42F7">
        <w:t>method used.</w:t>
      </w:r>
    </w:p>
    <w:p w14:paraId="2D0C9551" w14:textId="77777777" w:rsidR="00FF5E10" w:rsidRDefault="005B4CB0" w:rsidP="00FF5E10">
      <w:pPr>
        <w:keepNext/>
      </w:pPr>
      <w:r>
        <w:rPr>
          <w:noProof/>
        </w:rPr>
        <w:drawing>
          <wp:inline distT="0" distB="0" distL="0" distR="0" wp14:anchorId="2458525B" wp14:editId="74657161">
            <wp:extent cx="6219613" cy="3388360"/>
            <wp:effectExtent l="0" t="0" r="0" b="2540"/>
            <wp:docPr id="12175494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0">
                      <a:extLst>
                        <a:ext uri="{28A0092B-C50C-407E-A947-70E740481C1C}">
                          <a14:useLocalDpi xmlns:a14="http://schemas.microsoft.com/office/drawing/2010/main" val="0"/>
                        </a:ext>
                      </a:extLst>
                    </a:blip>
                    <a:srcRect t="27362"/>
                    <a:stretch/>
                  </pic:blipFill>
                  <pic:spPr bwMode="auto">
                    <a:xfrm>
                      <a:off x="0" y="0"/>
                      <a:ext cx="6229105" cy="3393531"/>
                    </a:xfrm>
                    <a:prstGeom prst="rect">
                      <a:avLst/>
                    </a:prstGeom>
                    <a:noFill/>
                    <a:ln>
                      <a:noFill/>
                    </a:ln>
                    <a:extLst>
                      <a:ext uri="{53640926-AAD7-44D8-BBD7-CCE9431645EC}">
                        <a14:shadowObscured xmlns:a14="http://schemas.microsoft.com/office/drawing/2010/main"/>
                      </a:ext>
                    </a:extLst>
                  </pic:spPr>
                </pic:pic>
              </a:graphicData>
            </a:graphic>
          </wp:inline>
        </w:drawing>
      </w:r>
    </w:p>
    <w:p w14:paraId="31633397" w14:textId="3D04A86C" w:rsidR="00292FB9" w:rsidRDefault="00FF5E10" w:rsidP="00FF5E10">
      <w:pPr>
        <w:pStyle w:val="Caption"/>
        <w:jc w:val="center"/>
      </w:pPr>
      <w:bookmarkStart w:id="20" w:name="_Toc195443040"/>
      <w:bookmarkStart w:id="21" w:name="_Toc195464644"/>
      <w:r>
        <w:t xml:space="preserve">Figure </w:t>
      </w:r>
      <w:fldSimple w:instr=" SEQ Figure \* ARABIC ">
        <w:r w:rsidR="009D243C">
          <w:rPr>
            <w:noProof/>
          </w:rPr>
          <w:t>5</w:t>
        </w:r>
      </w:fldSimple>
      <w:r>
        <w:t xml:space="preserve"> Heuristic method approach steps</w:t>
      </w:r>
      <w:bookmarkEnd w:id="20"/>
      <w:bookmarkEnd w:id="21"/>
    </w:p>
    <w:p w14:paraId="226B55A4" w14:textId="77777777" w:rsidR="00616ADA" w:rsidRDefault="00616ADA" w:rsidP="00616ADA">
      <w:pPr>
        <w:jc w:val="center"/>
      </w:pPr>
    </w:p>
    <w:p w14:paraId="6258584F" w14:textId="417E395C" w:rsidR="006A35C2" w:rsidRDefault="006A35C2" w:rsidP="002A491F">
      <w:pPr>
        <w:pStyle w:val="Heading3"/>
      </w:pPr>
      <w:bookmarkStart w:id="22" w:name="_Toc195443074"/>
      <w:r>
        <w:t>Conceptual System</w:t>
      </w:r>
      <w:bookmarkEnd w:id="22"/>
    </w:p>
    <w:p w14:paraId="380C32F3" w14:textId="4666223E" w:rsidR="0075577C" w:rsidRDefault="007F42F7" w:rsidP="006D3DCE">
      <w:r>
        <w:t xml:space="preserve">This method was used in a paper </w:t>
      </w:r>
      <w:r w:rsidR="00B9369B">
        <w:t xml:space="preserve">to determine the crop yield based on machine learning models. This </w:t>
      </w:r>
      <w:r w:rsidR="00CE6F1C">
        <w:t xml:space="preserve">model was not </w:t>
      </w:r>
      <w:r w:rsidR="00D16AE7">
        <w:t>discussed</w:t>
      </w:r>
      <w:r w:rsidR="00CE6F1C">
        <w:t xml:space="preserve"> in the paper only showing a diagram of how the method was done, this can be seen in the image below. As we can see that the </w:t>
      </w:r>
      <w:r w:rsidR="00A2235A">
        <w:t xml:space="preserve">data sourced to the user was then made into a centralized dataset via ETL. Then the models </w:t>
      </w:r>
      <w:r w:rsidR="00D16AE7">
        <w:t>were</w:t>
      </w:r>
      <w:r w:rsidR="00A2235A">
        <w:t xml:space="preserve"> made and trained using the </w:t>
      </w:r>
      <w:r w:rsidR="00DC630B">
        <w:t xml:space="preserve">dataset, the models were also evaluated at this stage of the method to determine what was the best </w:t>
      </w:r>
      <w:r w:rsidR="00EC05E5">
        <w:t>prediction-based</w:t>
      </w:r>
      <w:r w:rsidR="00DC630B">
        <w:t xml:space="preserve"> model. This was then implemented into a predictions system where it will be </w:t>
      </w:r>
      <w:r w:rsidR="00D16AE7">
        <w:t>feed new data to make predictions based on crop yield.</w:t>
      </w:r>
    </w:p>
    <w:p w14:paraId="60C34EB6" w14:textId="77777777" w:rsidR="00FF5E10" w:rsidRDefault="0075577C" w:rsidP="00FF5E10">
      <w:pPr>
        <w:keepNext/>
      </w:pPr>
      <w:r>
        <w:rPr>
          <w:noProof/>
        </w:rPr>
        <w:lastRenderedPageBreak/>
        <w:drawing>
          <wp:inline distT="0" distB="0" distL="0" distR="0" wp14:anchorId="4C6E39FE" wp14:editId="195F632E">
            <wp:extent cx="5734050" cy="2247900"/>
            <wp:effectExtent l="0" t="0" r="0" b="0"/>
            <wp:docPr id="2096337604" name="Picture 4" descr="Fi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ig.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4050" cy="2247900"/>
                    </a:xfrm>
                    <a:prstGeom prst="rect">
                      <a:avLst/>
                    </a:prstGeom>
                    <a:noFill/>
                    <a:ln>
                      <a:noFill/>
                    </a:ln>
                  </pic:spPr>
                </pic:pic>
              </a:graphicData>
            </a:graphic>
          </wp:inline>
        </w:drawing>
      </w:r>
    </w:p>
    <w:p w14:paraId="1B24F6BD" w14:textId="1E1D61F8" w:rsidR="0075577C" w:rsidRDefault="00FF5E10" w:rsidP="00FF5E10">
      <w:pPr>
        <w:pStyle w:val="Caption"/>
        <w:jc w:val="center"/>
      </w:pPr>
      <w:bookmarkStart w:id="23" w:name="_Toc195443041"/>
      <w:bookmarkStart w:id="24" w:name="_Toc195464645"/>
      <w:r>
        <w:t xml:space="preserve">Figure </w:t>
      </w:r>
      <w:fldSimple w:instr=" SEQ Figure \* ARABIC ">
        <w:r w:rsidR="009D243C">
          <w:rPr>
            <w:noProof/>
          </w:rPr>
          <w:t>6</w:t>
        </w:r>
      </w:fldSimple>
      <w:r>
        <w:t xml:space="preserve"> diagram of conceptual system used</w:t>
      </w:r>
      <w:bookmarkEnd w:id="23"/>
      <w:bookmarkEnd w:id="24"/>
    </w:p>
    <w:p w14:paraId="1F83CAE4" w14:textId="35744BD9" w:rsidR="0565473B" w:rsidRDefault="0565473B" w:rsidP="4D5252EA">
      <w:pPr>
        <w:pStyle w:val="Heading2"/>
      </w:pPr>
      <w:bookmarkStart w:id="25" w:name="_Toc195443075"/>
      <w:r>
        <w:t>Methodologies comparison</w:t>
      </w:r>
      <w:bookmarkEnd w:id="25"/>
    </w:p>
    <w:p w14:paraId="13DE6E50" w14:textId="72D0168C" w:rsidR="4D5252EA" w:rsidRDefault="00D16AE7" w:rsidP="4D5252EA">
      <w:r>
        <w:t xml:space="preserve">Looking at these methods we can see that </w:t>
      </w:r>
      <w:r w:rsidR="00EC05E5">
        <w:t>they all include machine learning models to make predictions based on a data set and each had an evaluation step to determine what the best model for predictions was</w:t>
      </w:r>
      <w:r w:rsidR="00B37670">
        <w:t xml:space="preserve"> for the product. Though there are some differences with the heuristic </w:t>
      </w:r>
      <w:r w:rsidR="009E2642">
        <w:t>approach, it</w:t>
      </w:r>
      <w:r w:rsidR="00B37670">
        <w:t xml:space="preserve"> is the only one that includes a step which has the user </w:t>
      </w:r>
      <w:r w:rsidR="002A6A86">
        <w:t xml:space="preserve">go back and adjust the method used to make the predictions better. The conceptual system was the only method used which had at the end of the model training </w:t>
      </w:r>
      <w:r w:rsidR="006B247B">
        <w:t xml:space="preserve">feeding new data to make </w:t>
      </w:r>
      <w:r w:rsidR="009E2642">
        <w:t>predictions</w:t>
      </w:r>
      <w:r w:rsidR="006B247B">
        <w:t xml:space="preserve"> </w:t>
      </w:r>
      <w:r w:rsidR="00363701">
        <w:t>and is the only method that has been shown to use ETL</w:t>
      </w:r>
      <w:r w:rsidR="00946E72">
        <w:t xml:space="preserve"> in the dataset, though this could be included in the </w:t>
      </w:r>
      <w:r w:rsidR="00257740">
        <w:t>second step of the machine learning approach where it is said that the user must clean the data.</w:t>
      </w:r>
    </w:p>
    <w:p w14:paraId="2CBA6AC3" w14:textId="6886B9CB" w:rsidR="0565473B" w:rsidRDefault="00D523EC" w:rsidP="4D5252EA">
      <w:pPr>
        <w:pStyle w:val="Heading2"/>
      </w:pPr>
      <w:bookmarkStart w:id="26" w:name="_Toc195443076"/>
      <w:r>
        <w:t>Review of technolog</w:t>
      </w:r>
      <w:r w:rsidR="006F4510">
        <w:t>ies</w:t>
      </w:r>
      <w:bookmarkEnd w:id="26"/>
    </w:p>
    <w:p w14:paraId="2FAA8BB0" w14:textId="193A2CE3" w:rsidR="4D5252EA" w:rsidRDefault="00961B4C" w:rsidP="4D5252EA">
      <w:r>
        <w:t xml:space="preserve">These are some of the software that I researched </w:t>
      </w:r>
      <w:r w:rsidR="0030457C">
        <w:t>that I could use to complete this project.</w:t>
      </w:r>
    </w:p>
    <w:tbl>
      <w:tblPr>
        <w:tblStyle w:val="TableGrid"/>
        <w:tblW w:w="9351" w:type="dxa"/>
        <w:tblLook w:val="04A0" w:firstRow="1" w:lastRow="0" w:firstColumn="1" w:lastColumn="0" w:noHBand="0" w:noVBand="1"/>
      </w:tblPr>
      <w:tblGrid>
        <w:gridCol w:w="2547"/>
        <w:gridCol w:w="3827"/>
        <w:gridCol w:w="2977"/>
      </w:tblGrid>
      <w:tr w:rsidR="00273B9A" w14:paraId="283FE43E" w14:textId="77777777" w:rsidTr="00273B9A">
        <w:tc>
          <w:tcPr>
            <w:tcW w:w="2547" w:type="dxa"/>
          </w:tcPr>
          <w:p w14:paraId="59535BE1" w14:textId="77777777" w:rsidR="00273B9A" w:rsidRDefault="00273B9A" w:rsidP="4D5252EA"/>
        </w:tc>
        <w:tc>
          <w:tcPr>
            <w:tcW w:w="3827" w:type="dxa"/>
          </w:tcPr>
          <w:p w14:paraId="36A821FC" w14:textId="77C32271" w:rsidR="00273B9A" w:rsidRDefault="00273B9A" w:rsidP="4D5252EA">
            <w:r>
              <w:t>R studio</w:t>
            </w:r>
          </w:p>
        </w:tc>
        <w:tc>
          <w:tcPr>
            <w:tcW w:w="2977" w:type="dxa"/>
          </w:tcPr>
          <w:p w14:paraId="6B2C943D" w14:textId="65AEE470" w:rsidR="00273B9A" w:rsidRDefault="00273B9A" w:rsidP="4D5252EA">
            <w:r>
              <w:t>Python</w:t>
            </w:r>
          </w:p>
        </w:tc>
      </w:tr>
      <w:tr w:rsidR="007A1CF0" w14:paraId="38373244" w14:textId="77777777" w:rsidTr="00273B9A">
        <w:tc>
          <w:tcPr>
            <w:tcW w:w="2547" w:type="dxa"/>
            <w:vMerge w:val="restart"/>
          </w:tcPr>
          <w:p w14:paraId="22C5E00F" w14:textId="1649D31C" w:rsidR="007A1CF0" w:rsidRDefault="007A1CF0" w:rsidP="4D5252EA">
            <w:r>
              <w:t>Areas of use</w:t>
            </w:r>
          </w:p>
        </w:tc>
        <w:tc>
          <w:tcPr>
            <w:tcW w:w="3827" w:type="dxa"/>
          </w:tcPr>
          <w:p w14:paraId="3623F092" w14:textId="593E4CB3" w:rsidR="007A1CF0" w:rsidRDefault="007A1CF0" w:rsidP="4D5252EA">
            <w:r>
              <w:t>Popular in academic and businesses</w:t>
            </w:r>
          </w:p>
        </w:tc>
        <w:tc>
          <w:tcPr>
            <w:tcW w:w="2977" w:type="dxa"/>
          </w:tcPr>
          <w:p w14:paraId="1BD0E6E9" w14:textId="0F56D344" w:rsidR="007A1CF0" w:rsidRDefault="007A1CF0" w:rsidP="4D5252EA">
            <w:r>
              <w:t>Well suited for many types of programs</w:t>
            </w:r>
          </w:p>
        </w:tc>
      </w:tr>
      <w:tr w:rsidR="007A1CF0" w14:paraId="69B800D5" w14:textId="77777777" w:rsidTr="00273B9A">
        <w:tc>
          <w:tcPr>
            <w:tcW w:w="2547" w:type="dxa"/>
            <w:vMerge/>
          </w:tcPr>
          <w:p w14:paraId="53052A11" w14:textId="77777777" w:rsidR="007A1CF0" w:rsidRDefault="007A1CF0" w:rsidP="4D5252EA"/>
        </w:tc>
        <w:tc>
          <w:tcPr>
            <w:tcW w:w="3827" w:type="dxa"/>
          </w:tcPr>
          <w:p w14:paraId="38902854" w14:textId="3286FA49" w:rsidR="007A1CF0" w:rsidRDefault="007A1CF0" w:rsidP="4D5252EA">
            <w:r>
              <w:t>Research, finance and data science</w:t>
            </w:r>
          </w:p>
        </w:tc>
        <w:tc>
          <w:tcPr>
            <w:tcW w:w="2977" w:type="dxa"/>
          </w:tcPr>
          <w:p w14:paraId="0D67FF40" w14:textId="658E0609" w:rsidR="007A1CF0" w:rsidRDefault="007A1CF0" w:rsidP="4D5252EA">
            <w:r>
              <w:t>Data science, web development, software development and gaming</w:t>
            </w:r>
          </w:p>
        </w:tc>
      </w:tr>
      <w:tr w:rsidR="00273B9A" w14:paraId="09D013F1" w14:textId="77777777" w:rsidTr="00273B9A">
        <w:tc>
          <w:tcPr>
            <w:tcW w:w="2547" w:type="dxa"/>
          </w:tcPr>
          <w:p w14:paraId="5B58A10C" w14:textId="7F1B4F6D" w:rsidR="00273B9A" w:rsidRDefault="007A1CF0" w:rsidP="4D5252EA">
            <w:r>
              <w:t>Language</w:t>
            </w:r>
          </w:p>
        </w:tc>
        <w:tc>
          <w:tcPr>
            <w:tcW w:w="3827" w:type="dxa"/>
          </w:tcPr>
          <w:p w14:paraId="5304C943" w14:textId="4EEA4F9F" w:rsidR="00273B9A" w:rsidRDefault="00AC2ECB" w:rsidP="4D5252EA">
            <w:r>
              <w:t>General-purpose programing language</w:t>
            </w:r>
          </w:p>
        </w:tc>
        <w:tc>
          <w:tcPr>
            <w:tcW w:w="2977" w:type="dxa"/>
          </w:tcPr>
          <w:p w14:paraId="79AA0007" w14:textId="008112B0" w:rsidR="00273B9A" w:rsidRDefault="00AC2ECB" w:rsidP="4D5252EA">
            <w:r>
              <w:t>General-purpose programing language</w:t>
            </w:r>
          </w:p>
        </w:tc>
      </w:tr>
      <w:tr w:rsidR="00273B9A" w14:paraId="318430B0" w14:textId="77777777" w:rsidTr="00273B9A">
        <w:tc>
          <w:tcPr>
            <w:tcW w:w="2547" w:type="dxa"/>
          </w:tcPr>
          <w:p w14:paraId="3344A8B8" w14:textId="3427002F" w:rsidR="00273B9A" w:rsidRDefault="00AC2ECB" w:rsidP="4D5252EA">
            <w:r>
              <w:t>Advantages</w:t>
            </w:r>
          </w:p>
        </w:tc>
        <w:tc>
          <w:tcPr>
            <w:tcW w:w="3827" w:type="dxa"/>
          </w:tcPr>
          <w:p w14:paraId="672955BE" w14:textId="77777777" w:rsidR="00273B9A" w:rsidRDefault="00DB0742" w:rsidP="00E565E6">
            <w:pPr>
              <w:pStyle w:val="ListParagraph"/>
              <w:numPr>
                <w:ilvl w:val="0"/>
                <w:numId w:val="6"/>
              </w:numPr>
            </w:pPr>
            <w:r>
              <w:t>Open source</w:t>
            </w:r>
          </w:p>
          <w:p w14:paraId="2F06F8B1" w14:textId="77777777" w:rsidR="00DB0742" w:rsidRDefault="00DB0742" w:rsidP="00E565E6">
            <w:pPr>
              <w:pStyle w:val="ListParagraph"/>
              <w:numPr>
                <w:ilvl w:val="0"/>
                <w:numId w:val="6"/>
              </w:numPr>
            </w:pPr>
            <w:r>
              <w:t>19,000 packages</w:t>
            </w:r>
          </w:p>
          <w:p w14:paraId="10814425" w14:textId="77777777" w:rsidR="00DB0742" w:rsidRDefault="00DB0742" w:rsidP="00E565E6">
            <w:pPr>
              <w:pStyle w:val="ListParagraph"/>
              <w:numPr>
                <w:ilvl w:val="0"/>
                <w:numId w:val="6"/>
              </w:numPr>
            </w:pPr>
            <w:r>
              <w:t>Easier to learn at start</w:t>
            </w:r>
          </w:p>
          <w:p w14:paraId="3F1631C1" w14:textId="77777777" w:rsidR="00795C01" w:rsidRDefault="00795C01" w:rsidP="00E565E6">
            <w:pPr>
              <w:pStyle w:val="ListParagraph"/>
              <w:numPr>
                <w:ilvl w:val="0"/>
                <w:numId w:val="6"/>
              </w:numPr>
            </w:pPr>
            <w:r>
              <w:t>Organized interface</w:t>
            </w:r>
          </w:p>
          <w:p w14:paraId="45E41626" w14:textId="77777777" w:rsidR="00795C01" w:rsidRDefault="00172DE1" w:rsidP="00E565E6">
            <w:pPr>
              <w:pStyle w:val="ListParagraph"/>
              <w:numPr>
                <w:ilvl w:val="0"/>
                <w:numId w:val="6"/>
              </w:numPr>
            </w:pPr>
            <w:r>
              <w:t>G</w:t>
            </w:r>
            <w:r w:rsidR="00795C01">
              <w:t>re</w:t>
            </w:r>
            <w:r>
              <w:t>at for graph making</w:t>
            </w:r>
          </w:p>
          <w:p w14:paraId="7FA9148D" w14:textId="03965064" w:rsidR="00172DE1" w:rsidRDefault="00172DE1" w:rsidP="00E565E6">
            <w:pPr>
              <w:pStyle w:val="ListParagraph"/>
              <w:numPr>
                <w:ilvl w:val="0"/>
                <w:numId w:val="6"/>
              </w:numPr>
            </w:pPr>
            <w:r>
              <w:lastRenderedPageBreak/>
              <w:t>Many function</w:t>
            </w:r>
            <w:r w:rsidR="00E90283">
              <w:t>ali</w:t>
            </w:r>
            <w:r>
              <w:t>ties for data analysis</w:t>
            </w:r>
          </w:p>
          <w:p w14:paraId="2971B6B8" w14:textId="77777777" w:rsidR="00172DE1" w:rsidRDefault="00172DE1" w:rsidP="00E565E6">
            <w:pPr>
              <w:pStyle w:val="ListParagraph"/>
              <w:numPr>
                <w:ilvl w:val="0"/>
                <w:numId w:val="6"/>
              </w:numPr>
            </w:pPr>
            <w:r>
              <w:t xml:space="preserve">Great for </w:t>
            </w:r>
            <w:r w:rsidR="00E90283">
              <w:t>statistical</w:t>
            </w:r>
            <w:r>
              <w:t xml:space="preserve"> analysis</w:t>
            </w:r>
          </w:p>
          <w:p w14:paraId="0E99C0B9" w14:textId="0A6795F6" w:rsidR="00E90283" w:rsidRDefault="00E90283" w:rsidP="00E565E6">
            <w:pPr>
              <w:pStyle w:val="ListParagraph"/>
              <w:numPr>
                <w:ilvl w:val="0"/>
                <w:numId w:val="6"/>
              </w:numPr>
            </w:pPr>
            <w:r>
              <w:t xml:space="preserve">Using in machine learning </w:t>
            </w:r>
            <w:r w:rsidR="00E565E6">
              <w:t>module</w:t>
            </w:r>
          </w:p>
        </w:tc>
        <w:tc>
          <w:tcPr>
            <w:tcW w:w="2977" w:type="dxa"/>
          </w:tcPr>
          <w:p w14:paraId="3B9820BB" w14:textId="77777777" w:rsidR="00273B9A" w:rsidRDefault="008841CD" w:rsidP="00E565E6">
            <w:pPr>
              <w:pStyle w:val="ListParagraph"/>
              <w:numPr>
                <w:ilvl w:val="0"/>
                <w:numId w:val="6"/>
              </w:numPr>
            </w:pPr>
            <w:r>
              <w:lastRenderedPageBreak/>
              <w:t>Open source</w:t>
            </w:r>
          </w:p>
          <w:p w14:paraId="7E888EC8" w14:textId="77777777" w:rsidR="008841CD" w:rsidRDefault="008841CD" w:rsidP="00E565E6">
            <w:pPr>
              <w:pStyle w:val="ListParagraph"/>
              <w:numPr>
                <w:ilvl w:val="0"/>
                <w:numId w:val="6"/>
              </w:numPr>
            </w:pPr>
            <w:r>
              <w:t>+300,000 packages</w:t>
            </w:r>
          </w:p>
          <w:p w14:paraId="6846BCD5" w14:textId="77777777" w:rsidR="008841CD" w:rsidRDefault="008841CD" w:rsidP="00E565E6">
            <w:pPr>
              <w:pStyle w:val="ListParagraph"/>
              <w:numPr>
                <w:ilvl w:val="0"/>
                <w:numId w:val="6"/>
              </w:numPr>
            </w:pPr>
            <w:r>
              <w:t>Beginner friendly</w:t>
            </w:r>
          </w:p>
          <w:p w14:paraId="01BB808B" w14:textId="77777777" w:rsidR="008841CD" w:rsidRDefault="008841CD" w:rsidP="00E565E6">
            <w:pPr>
              <w:pStyle w:val="ListParagraph"/>
              <w:numPr>
                <w:ilvl w:val="0"/>
                <w:numId w:val="6"/>
              </w:numPr>
            </w:pPr>
            <w:r>
              <w:t>English like syntax</w:t>
            </w:r>
          </w:p>
          <w:p w14:paraId="3B832737" w14:textId="0A2B3EEE" w:rsidR="008841CD" w:rsidRDefault="008841CD" w:rsidP="00E565E6">
            <w:pPr>
              <w:pStyle w:val="ListParagraph"/>
              <w:numPr>
                <w:ilvl w:val="0"/>
                <w:numId w:val="6"/>
              </w:numPr>
            </w:pPr>
            <w:r>
              <w:lastRenderedPageBreak/>
              <w:t>High ease of deployment and reproducibility</w:t>
            </w:r>
          </w:p>
        </w:tc>
      </w:tr>
      <w:tr w:rsidR="00273B9A" w14:paraId="6EE8C8A1" w14:textId="77777777" w:rsidTr="00273B9A">
        <w:tc>
          <w:tcPr>
            <w:tcW w:w="2547" w:type="dxa"/>
          </w:tcPr>
          <w:p w14:paraId="1A882A65" w14:textId="09BE3424" w:rsidR="00273B9A" w:rsidRDefault="00AC2ECB" w:rsidP="4D5252EA">
            <w:r>
              <w:lastRenderedPageBreak/>
              <w:t>Disadvantages</w:t>
            </w:r>
          </w:p>
        </w:tc>
        <w:tc>
          <w:tcPr>
            <w:tcW w:w="3827" w:type="dxa"/>
          </w:tcPr>
          <w:p w14:paraId="5CA00E57" w14:textId="77777777" w:rsidR="00273B9A" w:rsidRDefault="00795C01" w:rsidP="00E565E6">
            <w:pPr>
              <w:pStyle w:val="ListParagraph"/>
              <w:numPr>
                <w:ilvl w:val="0"/>
                <w:numId w:val="7"/>
              </w:numPr>
            </w:pPr>
            <w:r>
              <w:t>More difficult when using advanced functionalities</w:t>
            </w:r>
          </w:p>
          <w:p w14:paraId="4155E77F" w14:textId="77777777" w:rsidR="00E565E6" w:rsidRDefault="00E565E6" w:rsidP="00E565E6">
            <w:pPr>
              <w:pStyle w:val="ListParagraph"/>
              <w:numPr>
                <w:ilvl w:val="0"/>
                <w:numId w:val="7"/>
              </w:numPr>
            </w:pPr>
            <w:r>
              <w:t>Slower language</w:t>
            </w:r>
          </w:p>
          <w:p w14:paraId="374CA342" w14:textId="09434F36" w:rsidR="00E565E6" w:rsidRDefault="00E565E6" w:rsidP="00E565E6">
            <w:pPr>
              <w:pStyle w:val="ListParagraph"/>
              <w:numPr>
                <w:ilvl w:val="0"/>
                <w:numId w:val="7"/>
              </w:numPr>
            </w:pPr>
            <w:r>
              <w:t>Finding right libraries can be hard</w:t>
            </w:r>
          </w:p>
        </w:tc>
        <w:tc>
          <w:tcPr>
            <w:tcW w:w="2977" w:type="dxa"/>
          </w:tcPr>
          <w:p w14:paraId="6DB997D9" w14:textId="77777777" w:rsidR="00273B9A" w:rsidRDefault="00613FCC" w:rsidP="008841CD">
            <w:pPr>
              <w:pStyle w:val="ListParagraph"/>
              <w:numPr>
                <w:ilvl w:val="0"/>
                <w:numId w:val="7"/>
              </w:numPr>
            </w:pPr>
            <w:r>
              <w:t>Poor memory efficiently</w:t>
            </w:r>
          </w:p>
          <w:p w14:paraId="37BE509A" w14:textId="674FA12A" w:rsidR="00613FCC" w:rsidRDefault="00613FCC" w:rsidP="008841CD">
            <w:pPr>
              <w:pStyle w:val="ListParagraph"/>
              <w:numPr>
                <w:ilvl w:val="0"/>
                <w:numId w:val="7"/>
              </w:numPr>
            </w:pPr>
            <w:r>
              <w:t>Has less libraries for data science</w:t>
            </w:r>
          </w:p>
          <w:p w14:paraId="50E966CF" w14:textId="33A14B5C" w:rsidR="00613FCC" w:rsidRDefault="00613FCC" w:rsidP="008841CD">
            <w:pPr>
              <w:pStyle w:val="ListParagraph"/>
              <w:numPr>
                <w:ilvl w:val="0"/>
                <w:numId w:val="7"/>
              </w:numPr>
            </w:pPr>
            <w:r>
              <w:t>Real time errors</w:t>
            </w:r>
          </w:p>
          <w:p w14:paraId="37CD0C6E" w14:textId="77777777" w:rsidR="00613FCC" w:rsidRDefault="00613FCC" w:rsidP="008841CD">
            <w:pPr>
              <w:pStyle w:val="ListParagraph"/>
              <w:numPr>
                <w:ilvl w:val="0"/>
                <w:numId w:val="7"/>
              </w:numPr>
            </w:pPr>
            <w:r>
              <w:t>Needs rigorous testing</w:t>
            </w:r>
          </w:p>
          <w:p w14:paraId="121FF438" w14:textId="4C4CD73A" w:rsidR="00613FCC" w:rsidRDefault="00613FCC" w:rsidP="00CD3308">
            <w:pPr>
              <w:pStyle w:val="ListParagraph"/>
              <w:keepNext/>
              <w:numPr>
                <w:ilvl w:val="0"/>
                <w:numId w:val="7"/>
              </w:numPr>
            </w:pPr>
            <w:r>
              <w:t>Visualizations are more convoluted</w:t>
            </w:r>
          </w:p>
        </w:tc>
      </w:tr>
    </w:tbl>
    <w:p w14:paraId="4002266C" w14:textId="2CBB7D15" w:rsidR="4D5252EA" w:rsidRDefault="00CD3308" w:rsidP="00CD3308">
      <w:pPr>
        <w:pStyle w:val="Caption"/>
        <w:jc w:val="center"/>
      </w:pPr>
      <w:bookmarkStart w:id="27" w:name="_Toc195443042"/>
      <w:bookmarkStart w:id="28" w:name="_Toc195464646"/>
      <w:r>
        <w:t xml:space="preserve">Figure </w:t>
      </w:r>
      <w:fldSimple w:instr=" SEQ Figure \* ARABIC ">
        <w:r w:rsidR="009D243C">
          <w:rPr>
            <w:noProof/>
          </w:rPr>
          <w:t>7</w:t>
        </w:r>
      </w:fldSimple>
      <w:r>
        <w:t xml:space="preserve"> table of software comparisons</w:t>
      </w:r>
      <w:bookmarkEnd w:id="27"/>
      <w:bookmarkEnd w:id="28"/>
    </w:p>
    <w:p w14:paraId="04E4A99C" w14:textId="49CC5EBD" w:rsidR="006211B4" w:rsidRDefault="006211B4" w:rsidP="4D5252EA">
      <w:r>
        <w:t>Comparing the 2 software there are some similarities with them like that there are both general purpose programming langu</w:t>
      </w:r>
      <w:r w:rsidR="0030409D">
        <w:t xml:space="preserve">ages. But R studio is made for research, finance and data science, which is was I care about in the software for data science since this is was my predictions models are in. python is still a good software to know but for this project the better functionalities </w:t>
      </w:r>
      <w:r w:rsidR="004C088A">
        <w:t xml:space="preserve">for data science like graphs and analysis make this a no brainer </w:t>
      </w:r>
      <w:r w:rsidR="00167541">
        <w:t>in which software to pick for this project.</w:t>
      </w:r>
    </w:p>
    <w:p w14:paraId="36CD763F" w14:textId="05750CD3" w:rsidR="0565473B" w:rsidRDefault="0565473B" w:rsidP="4D5252EA">
      <w:pPr>
        <w:pStyle w:val="Heading2"/>
      </w:pPr>
      <w:bookmarkStart w:id="29" w:name="_Toc195443077"/>
      <w:r>
        <w:t>Machine Learning models chosen</w:t>
      </w:r>
      <w:bookmarkEnd w:id="29"/>
    </w:p>
    <w:p w14:paraId="37BD33EB" w14:textId="11BA12A5" w:rsidR="4D5252EA" w:rsidRDefault="00DB7912" w:rsidP="4D5252EA">
      <w:r>
        <w:t>Chosen models:</w:t>
      </w:r>
    </w:p>
    <w:p w14:paraId="3CE9C531" w14:textId="723757E9" w:rsidR="00DB7912" w:rsidRDefault="00DB7912" w:rsidP="00DB7912">
      <w:pPr>
        <w:pStyle w:val="ListParagraph"/>
        <w:numPr>
          <w:ilvl w:val="0"/>
          <w:numId w:val="3"/>
        </w:numPr>
      </w:pPr>
      <w:r>
        <w:t>Naïve Bayes</w:t>
      </w:r>
    </w:p>
    <w:p w14:paraId="06F4AA8E" w14:textId="436F4DCE" w:rsidR="00DB7912" w:rsidRDefault="00DB7912" w:rsidP="00DB7912">
      <w:pPr>
        <w:pStyle w:val="ListParagraph"/>
        <w:numPr>
          <w:ilvl w:val="0"/>
          <w:numId w:val="3"/>
        </w:numPr>
      </w:pPr>
      <w:r>
        <w:t>Decision Tree</w:t>
      </w:r>
    </w:p>
    <w:p w14:paraId="076FD8B7" w14:textId="2D13E1AF" w:rsidR="00DB7912" w:rsidRDefault="00DB7912" w:rsidP="00DB7912">
      <w:pPr>
        <w:pStyle w:val="ListParagraph"/>
        <w:numPr>
          <w:ilvl w:val="0"/>
          <w:numId w:val="3"/>
        </w:numPr>
      </w:pPr>
      <w:r>
        <w:t>Random Forest</w:t>
      </w:r>
    </w:p>
    <w:p w14:paraId="3377DF99" w14:textId="24C2835E" w:rsidR="00DB7912" w:rsidRDefault="00983FED" w:rsidP="00DB7912">
      <w:pPr>
        <w:pStyle w:val="ListParagraph"/>
        <w:numPr>
          <w:ilvl w:val="0"/>
          <w:numId w:val="3"/>
        </w:numPr>
      </w:pPr>
      <w:r>
        <w:t>Regression</w:t>
      </w:r>
    </w:p>
    <w:p w14:paraId="242DF464" w14:textId="3A736A73" w:rsidR="00983FED" w:rsidRDefault="00983FED" w:rsidP="00DB7912">
      <w:pPr>
        <w:pStyle w:val="ListParagraph"/>
        <w:numPr>
          <w:ilvl w:val="0"/>
          <w:numId w:val="3"/>
        </w:numPr>
      </w:pPr>
      <w:r>
        <w:t>K Nearest Neighbors (KNN)</w:t>
      </w:r>
    </w:p>
    <w:p w14:paraId="425EF733" w14:textId="7E4D1138" w:rsidR="0565473B" w:rsidRPr="00FA175E" w:rsidRDefault="0565473B" w:rsidP="4D5252EA">
      <w:pPr>
        <w:pStyle w:val="Heading2"/>
      </w:pPr>
      <w:bookmarkStart w:id="30" w:name="_Toc195443078"/>
      <w:r w:rsidRPr="00FA175E">
        <w:t>Methodology chosen/Framework</w:t>
      </w:r>
      <w:bookmarkEnd w:id="30"/>
    </w:p>
    <w:p w14:paraId="68FF3435" w14:textId="29C9410A" w:rsidR="4D5252EA" w:rsidRPr="00FA175E" w:rsidRDefault="009E2642" w:rsidP="4D5252EA">
      <w:r w:rsidRPr="00FA175E">
        <w:t>When it comes to my methodology that I am going to use for my project</w:t>
      </w:r>
      <w:r w:rsidR="00EE79DA" w:rsidRPr="00FA175E">
        <w:t>, I am going to user the machine learning approach which will include these steps.</w:t>
      </w:r>
    </w:p>
    <w:p w14:paraId="734474DC" w14:textId="13F3D379" w:rsidR="00EE79DA" w:rsidRPr="00FA175E" w:rsidRDefault="00EE79DA" w:rsidP="00EE79DA">
      <w:pPr>
        <w:pStyle w:val="ListParagraph"/>
        <w:numPr>
          <w:ilvl w:val="0"/>
          <w:numId w:val="5"/>
        </w:numPr>
      </w:pPr>
      <w:r w:rsidRPr="00FA175E">
        <w:t>Data collection</w:t>
      </w:r>
    </w:p>
    <w:p w14:paraId="2365BD27" w14:textId="2DF06D85" w:rsidR="00EE79DA" w:rsidRPr="00FA175E" w:rsidRDefault="00EE79DA" w:rsidP="00EE79DA">
      <w:pPr>
        <w:pStyle w:val="ListParagraph"/>
        <w:numPr>
          <w:ilvl w:val="0"/>
          <w:numId w:val="5"/>
        </w:numPr>
      </w:pPr>
      <w:r w:rsidRPr="00FA175E">
        <w:t>Data cleaning</w:t>
      </w:r>
    </w:p>
    <w:p w14:paraId="3804178D" w14:textId="28274AB8" w:rsidR="00EE79DA" w:rsidRPr="00FA175E" w:rsidRDefault="00EE79DA" w:rsidP="00EE79DA">
      <w:pPr>
        <w:pStyle w:val="ListParagraph"/>
        <w:numPr>
          <w:ilvl w:val="0"/>
          <w:numId w:val="5"/>
        </w:numPr>
      </w:pPr>
      <w:r w:rsidRPr="00FA175E">
        <w:t>Model building</w:t>
      </w:r>
    </w:p>
    <w:p w14:paraId="34C43EFE" w14:textId="3948402A" w:rsidR="00EE79DA" w:rsidRPr="00FA175E" w:rsidRDefault="00111D6D" w:rsidP="00EE79DA">
      <w:pPr>
        <w:pStyle w:val="ListParagraph"/>
        <w:numPr>
          <w:ilvl w:val="0"/>
          <w:numId w:val="5"/>
        </w:numPr>
      </w:pPr>
      <w:r w:rsidRPr="00FA175E">
        <w:t>Evaluate</w:t>
      </w:r>
    </w:p>
    <w:p w14:paraId="5AA8344D" w14:textId="66996C34" w:rsidR="00111D6D" w:rsidRPr="00FA175E" w:rsidRDefault="00111D6D" w:rsidP="00EE79DA">
      <w:pPr>
        <w:pStyle w:val="ListParagraph"/>
        <w:numPr>
          <w:ilvl w:val="0"/>
          <w:numId w:val="5"/>
        </w:numPr>
      </w:pPr>
      <w:r w:rsidRPr="00FA175E">
        <w:t>Model deployment</w:t>
      </w:r>
    </w:p>
    <w:p w14:paraId="4A2EAFD5" w14:textId="252D409A" w:rsidR="00111D6D" w:rsidRDefault="00111D6D" w:rsidP="00111D6D">
      <w:r w:rsidRPr="00FA175E">
        <w:lastRenderedPageBreak/>
        <w:t xml:space="preserve">These steps will be used to complete this project where </w:t>
      </w:r>
      <w:r w:rsidR="004D00DA" w:rsidRPr="00FA175E">
        <w:t>I will use the data set I have chosen to complete the data collection step of this model</w:t>
      </w:r>
      <w:r w:rsidR="001E5CE4" w:rsidRPr="00FA175E">
        <w:t xml:space="preserve">, I will then open the dataset in R studio to then check if the data has any null data contained in the dataset and use methods to </w:t>
      </w:r>
      <w:r w:rsidR="0003023D" w:rsidRPr="00FA175E">
        <w:t xml:space="preserve">replace the data so that there are no errors, in the next step I will then write the code for each of my chosen models and start running them to </w:t>
      </w:r>
      <w:r w:rsidR="00FD1D17" w:rsidRPr="00FA175E">
        <w:t xml:space="preserve">make predictions on which accounts are at risk of becoming default. I will then use code in R studios to make graphs to show </w:t>
      </w:r>
      <w:r w:rsidR="00161AD2" w:rsidRPr="00FA175E">
        <w:t xml:space="preserve">where there could be errors in the data made from the predictions to make </w:t>
      </w:r>
      <w:r w:rsidR="00BA74F5" w:rsidRPr="00FA175E">
        <w:t>a good evaluation of the models used</w:t>
      </w:r>
      <w:r w:rsidR="00594145" w:rsidRPr="00FA175E">
        <w:t xml:space="preserve"> to determine which model is going to be my product. Then for the final step I will upload my code on to git hub through my process to make sure that there is come records of time and that my final product is outlined for other users to take and deploy onto their systems, in these last </w:t>
      </w:r>
      <w:r w:rsidR="00F83CC6" w:rsidRPr="00FA175E">
        <w:t xml:space="preserve">couple steps I will need to make a presentation about my product which will include my evaluation of each model and a dashboard to make it </w:t>
      </w:r>
      <w:r w:rsidR="00B95659" w:rsidRPr="00FA175E">
        <w:t>presentable.</w:t>
      </w:r>
    </w:p>
    <w:p w14:paraId="7DDE409A" w14:textId="2CDB9DCF" w:rsidR="604A6EC6" w:rsidRDefault="604A6EC6" w:rsidP="4D5252EA">
      <w:pPr>
        <w:pStyle w:val="Heading1"/>
      </w:pPr>
      <w:bookmarkStart w:id="31" w:name="_Toc195443079"/>
      <w:r>
        <w:t>Data</w:t>
      </w:r>
      <w:bookmarkEnd w:id="31"/>
    </w:p>
    <w:p w14:paraId="7E2CEE3B" w14:textId="38B687CC" w:rsidR="00FA175E" w:rsidRPr="00FA175E" w:rsidRDefault="00FA175E" w:rsidP="00FA175E">
      <w:pPr>
        <w:pStyle w:val="Heading2"/>
      </w:pPr>
      <w:bookmarkStart w:id="32" w:name="_Toc195443080"/>
      <w:r>
        <w:t>Missing values</w:t>
      </w:r>
      <w:bookmarkEnd w:id="32"/>
    </w:p>
    <w:p w14:paraId="13BE1A80" w14:textId="751DD1DC" w:rsidR="4D5252EA" w:rsidRDefault="1987A394" w:rsidP="4D5252EA">
      <w:r>
        <w:t>In this section I will look at the dataset taken for my project and look though it for missing data to then fill the spots in via KNN. This is done to make the predicti</w:t>
      </w:r>
      <w:r w:rsidR="14700149">
        <w:t xml:space="preserve">ons more accurate since </w:t>
      </w:r>
      <w:r w:rsidR="2479CC80">
        <w:t>there</w:t>
      </w:r>
      <w:r w:rsidR="14700149">
        <w:t xml:space="preserve"> won't be any null data in the dataset</w:t>
      </w:r>
    </w:p>
    <w:p w14:paraId="47C6C249" w14:textId="77777777" w:rsidR="00FF5E10" w:rsidRDefault="14700149" w:rsidP="00FF5E10">
      <w:pPr>
        <w:keepNext/>
      </w:pPr>
      <w:r>
        <w:rPr>
          <w:noProof/>
        </w:rPr>
        <w:drawing>
          <wp:inline distT="0" distB="0" distL="0" distR="0" wp14:anchorId="406A2630" wp14:editId="3E636309">
            <wp:extent cx="5943600" cy="1352550"/>
            <wp:effectExtent l="0" t="0" r="0" b="0"/>
            <wp:docPr id="1194792200" name="Picture 1194792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5943600" cy="1352550"/>
                    </a:xfrm>
                    <a:prstGeom prst="rect">
                      <a:avLst/>
                    </a:prstGeom>
                  </pic:spPr>
                </pic:pic>
              </a:graphicData>
            </a:graphic>
          </wp:inline>
        </w:drawing>
      </w:r>
    </w:p>
    <w:p w14:paraId="2F1854EB" w14:textId="4554B198" w:rsidR="00FF5E10" w:rsidRDefault="00FF5E10" w:rsidP="00FF5E10">
      <w:pPr>
        <w:pStyle w:val="Caption"/>
        <w:jc w:val="center"/>
      </w:pPr>
      <w:bookmarkStart w:id="33" w:name="_Toc195443043"/>
      <w:bookmarkStart w:id="34" w:name="_Toc195464647"/>
      <w:r>
        <w:t xml:space="preserve">Figure </w:t>
      </w:r>
      <w:fldSimple w:instr=" SEQ Figure \* ARABIC ">
        <w:r w:rsidR="009D243C">
          <w:rPr>
            <w:noProof/>
          </w:rPr>
          <w:t>8</w:t>
        </w:r>
      </w:fldSimple>
      <w:r>
        <w:t xml:space="preserve"> code for missing values</w:t>
      </w:r>
      <w:bookmarkEnd w:id="33"/>
      <w:bookmarkEnd w:id="34"/>
    </w:p>
    <w:p w14:paraId="114717D1" w14:textId="61D87328" w:rsidR="14700149" w:rsidRDefault="14700149">
      <w:r>
        <w:t xml:space="preserve">This is the code I used to allow R studio to gain access to the data set and check for any null data. This was done by </w:t>
      </w:r>
      <w:r w:rsidR="1054AAB4">
        <w:t>downloading two libraries these are mice and VIM</w:t>
      </w:r>
      <w:r w:rsidR="0AEDB7C9">
        <w:t xml:space="preserve">, the library mice is used to use the </w:t>
      </w:r>
      <w:proofErr w:type="spellStart"/>
      <w:r w:rsidR="0AEDB7C9">
        <w:t>md.pattern</w:t>
      </w:r>
      <w:proofErr w:type="spellEnd"/>
      <w:r w:rsidR="0AEDB7C9">
        <w:t xml:space="preserve"> function to check the data set for any null values, the second library is VIM this i</w:t>
      </w:r>
      <w:r w:rsidR="5B42B9E0">
        <w:t>s used for KNN predictions to fill these missing values.</w:t>
      </w:r>
      <w:r w:rsidR="5AC10991">
        <w:t xml:space="preserve"> Line 5 was used to allow R to read the data set making it a variable.</w:t>
      </w:r>
    </w:p>
    <w:p w14:paraId="3913C5F2" w14:textId="77777777" w:rsidR="00FF5E10" w:rsidRDefault="5B42B9E0" w:rsidP="00FF5E10">
      <w:pPr>
        <w:keepNext/>
      </w:pPr>
      <w:r>
        <w:rPr>
          <w:noProof/>
        </w:rPr>
        <w:lastRenderedPageBreak/>
        <w:drawing>
          <wp:inline distT="0" distB="0" distL="0" distR="0" wp14:anchorId="0F2E95E8" wp14:editId="691C11C3">
            <wp:extent cx="5943600" cy="2705100"/>
            <wp:effectExtent l="0" t="0" r="0" b="0"/>
            <wp:docPr id="1918812694" name="Picture 19188126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5943600" cy="2705100"/>
                    </a:xfrm>
                    <a:prstGeom prst="rect">
                      <a:avLst/>
                    </a:prstGeom>
                  </pic:spPr>
                </pic:pic>
              </a:graphicData>
            </a:graphic>
          </wp:inline>
        </w:drawing>
      </w:r>
    </w:p>
    <w:p w14:paraId="469DA0AB" w14:textId="44FEC73D" w:rsidR="00FF5E10" w:rsidRDefault="00FF5E10" w:rsidP="00FF5E10">
      <w:pPr>
        <w:pStyle w:val="Caption"/>
        <w:jc w:val="center"/>
      </w:pPr>
      <w:bookmarkStart w:id="35" w:name="_Toc195443044"/>
      <w:bookmarkStart w:id="36" w:name="_Toc195464648"/>
      <w:r>
        <w:t xml:space="preserve">Figure </w:t>
      </w:r>
      <w:fldSimple w:instr=" SEQ Figure \* ARABIC ">
        <w:r w:rsidR="009D243C">
          <w:rPr>
            <w:noProof/>
          </w:rPr>
          <w:t>9</w:t>
        </w:r>
      </w:fldSimple>
      <w:r>
        <w:t xml:space="preserve"> picture of dataset showing missing data</w:t>
      </w:r>
      <w:bookmarkEnd w:id="35"/>
      <w:bookmarkEnd w:id="36"/>
    </w:p>
    <w:p w14:paraId="157A2261" w14:textId="7E12FA28" w:rsidR="5B42B9E0" w:rsidRDefault="5B42B9E0">
      <w:r>
        <w:t xml:space="preserve">Looking at the dataset there is some missing values but they are not in the correct format since we will need them to be N/A to make them show up </w:t>
      </w:r>
      <w:r w:rsidR="38B10BD3">
        <w:t xml:space="preserve">while using the </w:t>
      </w:r>
      <w:proofErr w:type="spellStart"/>
      <w:r w:rsidR="38B10BD3">
        <w:t>md.pattern</w:t>
      </w:r>
      <w:proofErr w:type="spellEnd"/>
      <w:r w:rsidR="38B10BD3">
        <w:t xml:space="preserve"> function. To fix this issue in the data set we will need to </w:t>
      </w:r>
      <w:r w:rsidR="48782F42">
        <w:t>change this data to a correct format, this was done by this line of code:</w:t>
      </w:r>
    </w:p>
    <w:p w14:paraId="6F2EF52E" w14:textId="77777777" w:rsidR="001A128F" w:rsidRDefault="48782F42" w:rsidP="001A128F">
      <w:pPr>
        <w:keepNext/>
        <w:jc w:val="center"/>
      </w:pPr>
      <w:r>
        <w:rPr>
          <w:noProof/>
        </w:rPr>
        <w:drawing>
          <wp:inline distT="0" distB="0" distL="0" distR="0" wp14:anchorId="5F88B2AC" wp14:editId="5A1C50EC">
            <wp:extent cx="3333750" cy="190500"/>
            <wp:effectExtent l="0" t="0" r="0" b="0"/>
            <wp:docPr id="1317143227" name="Picture 1317143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3333750" cy="190500"/>
                    </a:xfrm>
                    <a:prstGeom prst="rect">
                      <a:avLst/>
                    </a:prstGeom>
                  </pic:spPr>
                </pic:pic>
              </a:graphicData>
            </a:graphic>
          </wp:inline>
        </w:drawing>
      </w:r>
    </w:p>
    <w:p w14:paraId="7069EF04" w14:textId="200EF088" w:rsidR="48782F42" w:rsidRDefault="001A128F" w:rsidP="001A128F">
      <w:pPr>
        <w:pStyle w:val="Caption"/>
        <w:jc w:val="center"/>
      </w:pPr>
      <w:bookmarkStart w:id="37" w:name="_Toc195443045"/>
      <w:bookmarkStart w:id="38" w:name="_Toc195464649"/>
      <w:r>
        <w:t xml:space="preserve">Figure </w:t>
      </w:r>
      <w:fldSimple w:instr=" SEQ Figure \* ARABIC ">
        <w:r w:rsidR="009D243C">
          <w:rPr>
            <w:noProof/>
          </w:rPr>
          <w:t>10</w:t>
        </w:r>
      </w:fldSimple>
      <w:r>
        <w:t xml:space="preserve"> code for making null values</w:t>
      </w:r>
      <w:bookmarkEnd w:id="37"/>
      <w:bookmarkEnd w:id="38"/>
    </w:p>
    <w:p w14:paraId="6AC7D9F6" w14:textId="01DE5B8B" w:rsidR="48782F42" w:rsidRDefault="48782F42">
      <w:r>
        <w:t>After doing this we can see that the data has been changed.</w:t>
      </w:r>
    </w:p>
    <w:p w14:paraId="5BA7C646" w14:textId="77777777" w:rsidR="001A128F" w:rsidRDefault="48782F42" w:rsidP="001A128F">
      <w:pPr>
        <w:keepNext/>
      </w:pPr>
      <w:r>
        <w:rPr>
          <w:noProof/>
        </w:rPr>
        <w:drawing>
          <wp:inline distT="0" distB="0" distL="0" distR="0" wp14:anchorId="0FFF1B42" wp14:editId="76DD9963">
            <wp:extent cx="5943600" cy="2305050"/>
            <wp:effectExtent l="0" t="0" r="0" b="0"/>
            <wp:docPr id="372557197" name="Picture 372557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943600" cy="2305050"/>
                    </a:xfrm>
                    <a:prstGeom prst="rect">
                      <a:avLst/>
                    </a:prstGeom>
                  </pic:spPr>
                </pic:pic>
              </a:graphicData>
            </a:graphic>
          </wp:inline>
        </w:drawing>
      </w:r>
    </w:p>
    <w:p w14:paraId="4E6E5FA5" w14:textId="3C759C75" w:rsidR="001A128F" w:rsidRDefault="001A128F" w:rsidP="001A128F">
      <w:pPr>
        <w:pStyle w:val="Caption"/>
        <w:jc w:val="center"/>
      </w:pPr>
      <w:bookmarkStart w:id="39" w:name="_Toc195443046"/>
      <w:bookmarkStart w:id="40" w:name="_Toc195464650"/>
      <w:r>
        <w:t xml:space="preserve">Figure </w:t>
      </w:r>
      <w:fldSimple w:instr=" SEQ Figure \* ARABIC ">
        <w:r w:rsidR="009D243C">
          <w:rPr>
            <w:noProof/>
          </w:rPr>
          <w:t>11</w:t>
        </w:r>
      </w:fldSimple>
      <w:r>
        <w:t xml:space="preserve"> dataset showing null values</w:t>
      </w:r>
      <w:bookmarkEnd w:id="39"/>
      <w:bookmarkEnd w:id="40"/>
    </w:p>
    <w:p w14:paraId="32CF4CDB" w14:textId="2F75F794" w:rsidR="48782F42" w:rsidRDefault="48782F42">
      <w:r>
        <w:t xml:space="preserve">After this we can use </w:t>
      </w:r>
      <w:proofErr w:type="spellStart"/>
      <w:r>
        <w:t>md.pattern</w:t>
      </w:r>
      <w:proofErr w:type="spellEnd"/>
      <w:r>
        <w:t xml:space="preserve"> to see where the data is missing in the data set.</w:t>
      </w:r>
    </w:p>
    <w:p w14:paraId="5287B706" w14:textId="77777777" w:rsidR="001A128F" w:rsidRDefault="54B33F3D" w:rsidP="001A128F">
      <w:pPr>
        <w:keepNext/>
        <w:jc w:val="center"/>
      </w:pPr>
      <w:r>
        <w:rPr>
          <w:noProof/>
        </w:rPr>
        <w:lastRenderedPageBreak/>
        <w:drawing>
          <wp:inline distT="0" distB="0" distL="0" distR="0" wp14:anchorId="1C3AA590" wp14:editId="243BE92E">
            <wp:extent cx="2124075" cy="180975"/>
            <wp:effectExtent l="0" t="0" r="0" b="0"/>
            <wp:docPr id="1776687535" name="Picture 17766875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2124075" cy="180975"/>
                    </a:xfrm>
                    <a:prstGeom prst="rect">
                      <a:avLst/>
                    </a:prstGeom>
                  </pic:spPr>
                </pic:pic>
              </a:graphicData>
            </a:graphic>
          </wp:inline>
        </w:drawing>
      </w:r>
    </w:p>
    <w:p w14:paraId="253AB522" w14:textId="2295C687" w:rsidR="54B33F3D" w:rsidRDefault="001A128F" w:rsidP="001A128F">
      <w:pPr>
        <w:pStyle w:val="Caption"/>
        <w:jc w:val="center"/>
      </w:pPr>
      <w:bookmarkStart w:id="41" w:name="_Toc195443047"/>
      <w:bookmarkStart w:id="42" w:name="_Toc195464651"/>
      <w:r>
        <w:t xml:space="preserve">Figure </w:t>
      </w:r>
      <w:fldSimple w:instr=" SEQ Figure \* ARABIC ">
        <w:r w:rsidR="009D243C">
          <w:rPr>
            <w:noProof/>
          </w:rPr>
          <w:t>12</w:t>
        </w:r>
      </w:fldSimple>
      <w:r>
        <w:t xml:space="preserve"> code to find missing values</w:t>
      </w:r>
      <w:bookmarkEnd w:id="41"/>
      <w:bookmarkEnd w:id="42"/>
    </w:p>
    <w:p w14:paraId="7609AAB8" w14:textId="77777777" w:rsidR="001A128F" w:rsidRDefault="7DF59303" w:rsidP="001A128F">
      <w:pPr>
        <w:keepNext/>
      </w:pPr>
      <w:r>
        <w:rPr>
          <w:noProof/>
        </w:rPr>
        <w:drawing>
          <wp:inline distT="0" distB="0" distL="0" distR="0" wp14:anchorId="3978EB8D" wp14:editId="7ACD74D4">
            <wp:extent cx="5943600" cy="4219575"/>
            <wp:effectExtent l="0" t="0" r="0" b="0"/>
            <wp:docPr id="1803096820" name="Picture 18030968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5943600" cy="4219575"/>
                    </a:xfrm>
                    <a:prstGeom prst="rect">
                      <a:avLst/>
                    </a:prstGeom>
                  </pic:spPr>
                </pic:pic>
              </a:graphicData>
            </a:graphic>
          </wp:inline>
        </w:drawing>
      </w:r>
    </w:p>
    <w:p w14:paraId="6BE75E8F" w14:textId="12AC978C" w:rsidR="001A128F" w:rsidRDefault="001A128F" w:rsidP="001A128F">
      <w:pPr>
        <w:pStyle w:val="Caption"/>
        <w:jc w:val="center"/>
      </w:pPr>
      <w:bookmarkStart w:id="43" w:name="_Toc195443048"/>
      <w:bookmarkStart w:id="44" w:name="_Toc195464652"/>
      <w:r>
        <w:t xml:space="preserve">Figure </w:t>
      </w:r>
      <w:fldSimple w:instr=" SEQ Figure \* ARABIC ">
        <w:r w:rsidR="009D243C">
          <w:rPr>
            <w:noProof/>
          </w:rPr>
          <w:t>13</w:t>
        </w:r>
      </w:fldSimple>
      <w:r>
        <w:t xml:space="preserve"> output of </w:t>
      </w:r>
      <w:proofErr w:type="spellStart"/>
      <w:r>
        <w:t>md.pattern</w:t>
      </w:r>
      <w:proofErr w:type="spellEnd"/>
      <w:r>
        <w:t xml:space="preserve"> code</w:t>
      </w:r>
      <w:bookmarkEnd w:id="43"/>
      <w:bookmarkEnd w:id="44"/>
    </w:p>
    <w:p w14:paraId="73A9283E" w14:textId="1B931E9A" w:rsidR="7DF59303" w:rsidRDefault="7DF59303">
      <w:r>
        <w:t xml:space="preserve">Now we can start filling in these null data. </w:t>
      </w:r>
    </w:p>
    <w:p w14:paraId="3AA97079" w14:textId="77777777" w:rsidR="001A128F" w:rsidRDefault="68ADEFCD" w:rsidP="001A128F">
      <w:pPr>
        <w:keepNext/>
      </w:pPr>
      <w:r>
        <w:rPr>
          <w:noProof/>
        </w:rPr>
        <w:drawing>
          <wp:inline distT="0" distB="0" distL="0" distR="0" wp14:anchorId="60387A90" wp14:editId="1D50EB50">
            <wp:extent cx="5943600" cy="457200"/>
            <wp:effectExtent l="0" t="0" r="0" b="0"/>
            <wp:docPr id="302881911" name="Picture 3028819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5943600" cy="457200"/>
                    </a:xfrm>
                    <a:prstGeom prst="rect">
                      <a:avLst/>
                    </a:prstGeom>
                  </pic:spPr>
                </pic:pic>
              </a:graphicData>
            </a:graphic>
          </wp:inline>
        </w:drawing>
      </w:r>
    </w:p>
    <w:p w14:paraId="114CADF9" w14:textId="08F16A06" w:rsidR="001A128F" w:rsidRDefault="001A128F" w:rsidP="001A128F">
      <w:pPr>
        <w:pStyle w:val="Caption"/>
        <w:jc w:val="center"/>
      </w:pPr>
      <w:bookmarkStart w:id="45" w:name="_Toc195443049"/>
      <w:bookmarkStart w:id="46" w:name="_Toc195464653"/>
      <w:r>
        <w:t xml:space="preserve">Figure </w:t>
      </w:r>
      <w:fldSimple w:instr=" SEQ Figure \* ARABIC ">
        <w:r w:rsidR="009D243C">
          <w:rPr>
            <w:noProof/>
          </w:rPr>
          <w:t>14</w:t>
        </w:r>
      </w:fldSimple>
      <w:r>
        <w:t xml:space="preserve"> KNN method code</w:t>
      </w:r>
      <w:bookmarkEnd w:id="45"/>
      <w:bookmarkEnd w:id="46"/>
    </w:p>
    <w:p w14:paraId="758F121A" w14:textId="3C4EEB66" w:rsidR="68ADEFCD" w:rsidRDefault="68ADEFCD">
      <w:r>
        <w:t>Line 9 is the code that is used to fill in the null data using KNN, I had to create a new varia</w:t>
      </w:r>
      <w:r w:rsidR="2313DE50">
        <w:t>ble to which is the new imputed data created. After this we can then look at the summary of the data to see if the data has been changed</w:t>
      </w:r>
      <w:r w:rsidR="4AE9A0B3">
        <w:t>:</w:t>
      </w:r>
    </w:p>
    <w:p w14:paraId="5E3D3865" w14:textId="77777777" w:rsidR="00935293" w:rsidRDefault="4AE9A0B3" w:rsidP="00935293">
      <w:pPr>
        <w:keepNext/>
      </w:pPr>
      <w:r>
        <w:rPr>
          <w:noProof/>
        </w:rPr>
        <w:lastRenderedPageBreak/>
        <w:drawing>
          <wp:inline distT="0" distB="0" distL="0" distR="0" wp14:anchorId="1C12A737" wp14:editId="36FCFAD3">
            <wp:extent cx="5943600" cy="3514725"/>
            <wp:effectExtent l="0" t="0" r="0" b="0"/>
            <wp:docPr id="791567609" name="Picture 7915676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5943600" cy="3514725"/>
                    </a:xfrm>
                    <a:prstGeom prst="rect">
                      <a:avLst/>
                    </a:prstGeom>
                  </pic:spPr>
                </pic:pic>
              </a:graphicData>
            </a:graphic>
          </wp:inline>
        </w:drawing>
      </w:r>
    </w:p>
    <w:p w14:paraId="6DA970ED" w14:textId="0219FA91" w:rsidR="00935293" w:rsidRDefault="00935293" w:rsidP="00935293">
      <w:pPr>
        <w:pStyle w:val="Caption"/>
        <w:jc w:val="center"/>
      </w:pPr>
      <w:bookmarkStart w:id="47" w:name="_Toc195443050"/>
      <w:bookmarkStart w:id="48" w:name="_Toc195464654"/>
      <w:r>
        <w:t xml:space="preserve">Figure </w:t>
      </w:r>
      <w:fldSimple w:instr=" SEQ Figure \* ARABIC ">
        <w:r w:rsidR="009D243C">
          <w:rPr>
            <w:noProof/>
          </w:rPr>
          <w:t>15</w:t>
        </w:r>
      </w:fldSimple>
      <w:r>
        <w:t xml:space="preserve"> photo of dataset showing null values removed and filled</w:t>
      </w:r>
      <w:bookmarkEnd w:id="47"/>
      <w:bookmarkEnd w:id="48"/>
    </w:p>
    <w:p w14:paraId="75BD0175" w14:textId="3BAC5B74" w:rsidR="4AE9A0B3" w:rsidRDefault="4AE9A0B3">
      <w:r>
        <w:t xml:space="preserve">But the best way that this can be easily seen is by using </w:t>
      </w:r>
      <w:proofErr w:type="spellStart"/>
      <w:r>
        <w:t>md.pattern</w:t>
      </w:r>
      <w:proofErr w:type="spellEnd"/>
      <w:r>
        <w:t xml:space="preserve"> to make a graph to see any null data</w:t>
      </w:r>
      <w:r w:rsidR="587728B5">
        <w:t>:</w:t>
      </w:r>
    </w:p>
    <w:p w14:paraId="6443012B" w14:textId="77777777" w:rsidR="00935293" w:rsidRDefault="7CB633EC" w:rsidP="00935293">
      <w:pPr>
        <w:keepNext/>
      </w:pPr>
      <w:r>
        <w:br w:type="page"/>
      </w:r>
      <w:r w:rsidR="1F5154A5">
        <w:rPr>
          <w:noProof/>
        </w:rPr>
        <w:lastRenderedPageBreak/>
        <w:drawing>
          <wp:inline distT="0" distB="0" distL="0" distR="0" wp14:anchorId="53E4355C" wp14:editId="0E5A5EC6">
            <wp:extent cx="5943600" cy="542925"/>
            <wp:effectExtent l="0" t="0" r="0" b="0"/>
            <wp:docPr id="486663374" name="Picture 486663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5943600" cy="542925"/>
                    </a:xfrm>
                    <a:prstGeom prst="rect">
                      <a:avLst/>
                    </a:prstGeom>
                  </pic:spPr>
                </pic:pic>
              </a:graphicData>
            </a:graphic>
          </wp:inline>
        </w:drawing>
      </w:r>
    </w:p>
    <w:p w14:paraId="7990BE90" w14:textId="176DA8CB" w:rsidR="00935293" w:rsidRDefault="00935293" w:rsidP="00935293">
      <w:pPr>
        <w:pStyle w:val="Caption"/>
        <w:jc w:val="center"/>
      </w:pPr>
      <w:bookmarkStart w:id="49" w:name="_Toc195443051"/>
      <w:bookmarkStart w:id="50" w:name="_Toc195464655"/>
      <w:r>
        <w:t xml:space="preserve">Figure </w:t>
      </w:r>
      <w:fldSimple w:instr=" SEQ Figure \* ARABIC ">
        <w:r w:rsidR="009D243C">
          <w:rPr>
            <w:noProof/>
          </w:rPr>
          <w:t>16</w:t>
        </w:r>
      </w:fldSimple>
      <w:r>
        <w:t xml:space="preserve"> </w:t>
      </w:r>
      <w:proofErr w:type="spellStart"/>
      <w:r>
        <w:t>md.pattern</w:t>
      </w:r>
      <w:proofErr w:type="spellEnd"/>
      <w:r>
        <w:t xml:space="preserve"> output after data imputation</w:t>
      </w:r>
      <w:bookmarkEnd w:id="49"/>
      <w:bookmarkEnd w:id="50"/>
    </w:p>
    <w:p w14:paraId="381AA665" w14:textId="1BCB6088" w:rsidR="7CB633EC" w:rsidRDefault="1F5154A5">
      <w:r>
        <w:t>now after this we will need to write this new imputed data into the data set for us to call back to on a later date</w:t>
      </w:r>
      <w:r w:rsidR="02FB206E">
        <w:t>.</w:t>
      </w:r>
      <w:r w:rsidR="7C4D685C">
        <w:t xml:space="preserve"> This was done by the code below which created a new file called Default of credit card clients cleaned.csv:</w:t>
      </w:r>
    </w:p>
    <w:p w14:paraId="7C0A4F20" w14:textId="77777777" w:rsidR="00935293" w:rsidRDefault="7C4D685C" w:rsidP="00935293">
      <w:pPr>
        <w:keepNext/>
      </w:pPr>
      <w:r>
        <w:rPr>
          <w:noProof/>
        </w:rPr>
        <w:drawing>
          <wp:inline distT="0" distB="0" distL="0" distR="0" wp14:anchorId="784325B3" wp14:editId="782AEC1A">
            <wp:extent cx="5943600" cy="142875"/>
            <wp:effectExtent l="0" t="0" r="0" b="0"/>
            <wp:docPr id="403365123" name="Picture 403365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5943600" cy="142875"/>
                    </a:xfrm>
                    <a:prstGeom prst="rect">
                      <a:avLst/>
                    </a:prstGeom>
                  </pic:spPr>
                </pic:pic>
              </a:graphicData>
            </a:graphic>
          </wp:inline>
        </w:drawing>
      </w:r>
    </w:p>
    <w:p w14:paraId="122F3FD2" w14:textId="03DE9C03" w:rsidR="7C4D685C" w:rsidRDefault="00935293" w:rsidP="00935293">
      <w:pPr>
        <w:pStyle w:val="Caption"/>
        <w:jc w:val="center"/>
      </w:pPr>
      <w:bookmarkStart w:id="51" w:name="_Toc195443052"/>
      <w:bookmarkStart w:id="52" w:name="_Toc195464656"/>
      <w:r>
        <w:t xml:space="preserve">Figure </w:t>
      </w:r>
      <w:fldSimple w:instr=" SEQ Figure \* ARABIC ">
        <w:r w:rsidR="009D243C">
          <w:rPr>
            <w:noProof/>
          </w:rPr>
          <w:t>17</w:t>
        </w:r>
      </w:fldSimple>
      <w:r>
        <w:t xml:space="preserve"> code used to save changed dataset to an excel file</w:t>
      </w:r>
      <w:bookmarkEnd w:id="51"/>
      <w:bookmarkEnd w:id="52"/>
    </w:p>
    <w:p w14:paraId="6361E8A1" w14:textId="6C3C214E" w:rsidR="7CB633EC" w:rsidRDefault="00046065" w:rsidP="00046065">
      <w:pPr>
        <w:pStyle w:val="Heading2"/>
      </w:pPr>
      <w:bookmarkStart w:id="53" w:name="_Toc195443081"/>
      <w:r>
        <w:t>Finding outliers</w:t>
      </w:r>
      <w:bookmarkEnd w:id="53"/>
    </w:p>
    <w:p w14:paraId="32AA83FD" w14:textId="3E3366EB" w:rsidR="00046065" w:rsidRDefault="67B79898" w:rsidP="00046065">
      <w:r>
        <w:t xml:space="preserve">Outliers are data in the dataset that is data that is outside the interquartile ranges, these are normally removed to allow </w:t>
      </w:r>
      <w:r w:rsidR="4AF58619">
        <w:t xml:space="preserve">for improved accuracy and </w:t>
      </w:r>
      <w:r w:rsidR="21E09B62">
        <w:t>readability while doing data analysis.</w:t>
      </w:r>
      <w:r w:rsidR="17065805">
        <w:t xml:space="preserve"> Doing this I implemented a for loop to make finding outlier more efficient since </w:t>
      </w:r>
      <w:r w:rsidR="156DD651">
        <w:t>I</w:t>
      </w:r>
      <w:r w:rsidR="17065805">
        <w:t xml:space="preserve"> will not have to run the same code over and over again for each column in my dataset.</w:t>
      </w:r>
      <w:r w:rsidR="4F6A1FF0">
        <w:t xml:space="preserve"> This was done with this code</w:t>
      </w:r>
      <w:r w:rsidR="47B93271">
        <w:t>:</w:t>
      </w:r>
    </w:p>
    <w:p w14:paraId="11D5CB82" w14:textId="77777777" w:rsidR="00935293" w:rsidRDefault="11D7C356" w:rsidP="00935293">
      <w:pPr>
        <w:keepNext/>
      </w:pPr>
      <w:r>
        <w:rPr>
          <w:noProof/>
        </w:rPr>
        <w:drawing>
          <wp:inline distT="0" distB="0" distL="0" distR="0" wp14:anchorId="53AE6308" wp14:editId="4FC94369">
            <wp:extent cx="5943600" cy="2009775"/>
            <wp:effectExtent l="0" t="0" r="0" b="0"/>
            <wp:docPr id="1956743958" name="Picture 19567439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5943600" cy="2009775"/>
                    </a:xfrm>
                    <a:prstGeom prst="rect">
                      <a:avLst/>
                    </a:prstGeom>
                  </pic:spPr>
                </pic:pic>
              </a:graphicData>
            </a:graphic>
          </wp:inline>
        </w:drawing>
      </w:r>
    </w:p>
    <w:p w14:paraId="4C928772" w14:textId="4648E551" w:rsidR="002D6D4B" w:rsidRPr="002D6D4B" w:rsidRDefault="00935293" w:rsidP="00935293">
      <w:pPr>
        <w:pStyle w:val="Caption"/>
        <w:jc w:val="center"/>
      </w:pPr>
      <w:bookmarkStart w:id="54" w:name="_Toc195443053"/>
      <w:bookmarkStart w:id="55" w:name="_Toc195464657"/>
      <w:r>
        <w:t xml:space="preserve">Figure </w:t>
      </w:r>
      <w:fldSimple w:instr=" SEQ Figure \* ARABIC ">
        <w:r w:rsidR="009D243C">
          <w:rPr>
            <w:noProof/>
          </w:rPr>
          <w:t>18</w:t>
        </w:r>
      </w:fldSimple>
      <w:r>
        <w:t xml:space="preserve"> code for finding outliers</w:t>
      </w:r>
      <w:bookmarkEnd w:id="54"/>
      <w:bookmarkEnd w:id="55"/>
    </w:p>
    <w:p w14:paraId="784437BB" w14:textId="5F80C2ED" w:rsidR="47B93271" w:rsidRDefault="47B93271">
      <w:r>
        <w:t>I</w:t>
      </w:r>
      <w:r w:rsidR="68D1396D">
        <w:t xml:space="preserve">n this code </w:t>
      </w:r>
      <w:r w:rsidR="58043B18">
        <w:t>I</w:t>
      </w:r>
      <w:r w:rsidR="68D1396D">
        <w:t xml:space="preserve"> have split it into different sections the first one is a variable that </w:t>
      </w:r>
      <w:r w:rsidR="06C9FAB2">
        <w:t>I</w:t>
      </w:r>
      <w:r w:rsidR="68D1396D">
        <w:t xml:space="preserve"> have made which contains all the column names </w:t>
      </w:r>
      <w:r w:rsidR="2FB62BE4">
        <w:t>I</w:t>
      </w:r>
      <w:r w:rsidR="68D1396D">
        <w:t xml:space="preserve"> want to investigate for outlier</w:t>
      </w:r>
      <w:r w:rsidR="0752892A">
        <w:t>s</w:t>
      </w:r>
      <w:r w:rsidR="4B65E550">
        <w:t xml:space="preserve">, this was done to allow for easier use of calling the columns in the for loop, the next section is the for loop which checks for each column in the dataset that </w:t>
      </w:r>
      <w:r w:rsidR="3770EBA1">
        <w:t>I have called above to look for their interquartile range and the median to be able to work out which values are outside the expected range/values that are extreme, then</w:t>
      </w:r>
      <w:r w:rsidR="0BB5AF8E">
        <w:t xml:space="preserve"> using this in the for loop to be able to </w:t>
      </w:r>
      <w:r w:rsidR="2C8EB5C5">
        <w:t xml:space="preserve">output these outliers </w:t>
      </w:r>
      <w:r w:rsidR="0BB5AF8E">
        <w:t xml:space="preserve"> </w:t>
      </w:r>
      <w:r w:rsidR="53E9215B">
        <w:t>for use to see the specific data as shown below:</w:t>
      </w:r>
    </w:p>
    <w:p w14:paraId="22D32878" w14:textId="77777777" w:rsidR="00935293" w:rsidRDefault="07AE414A" w:rsidP="00935293">
      <w:pPr>
        <w:keepNext/>
      </w:pPr>
      <w:r>
        <w:rPr>
          <w:noProof/>
        </w:rPr>
        <w:lastRenderedPageBreak/>
        <w:drawing>
          <wp:inline distT="0" distB="0" distL="0" distR="0" wp14:anchorId="5E8791A0" wp14:editId="5DF6FD99">
            <wp:extent cx="5943600" cy="3381375"/>
            <wp:effectExtent l="0" t="0" r="0" b="0"/>
            <wp:docPr id="1711784424" name="Picture 1711784424"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5943600" cy="3381375"/>
                    </a:xfrm>
                    <a:prstGeom prst="rect">
                      <a:avLst/>
                    </a:prstGeom>
                  </pic:spPr>
                </pic:pic>
              </a:graphicData>
            </a:graphic>
          </wp:inline>
        </w:drawing>
      </w:r>
    </w:p>
    <w:p w14:paraId="19C43918" w14:textId="545CA540" w:rsidR="00935293" w:rsidRDefault="00935293" w:rsidP="00935293">
      <w:pPr>
        <w:pStyle w:val="Caption"/>
        <w:jc w:val="center"/>
      </w:pPr>
      <w:bookmarkStart w:id="56" w:name="_Toc195443054"/>
      <w:bookmarkStart w:id="57" w:name="_Toc195464658"/>
      <w:r>
        <w:t xml:space="preserve">Figure </w:t>
      </w:r>
      <w:fldSimple w:instr=" SEQ Figure \* ARABIC ">
        <w:r w:rsidR="009D243C">
          <w:rPr>
            <w:noProof/>
          </w:rPr>
          <w:t>19</w:t>
        </w:r>
      </w:fldSimple>
      <w:r>
        <w:t xml:space="preserve"> output showing outliers</w:t>
      </w:r>
      <w:bookmarkEnd w:id="56"/>
      <w:bookmarkEnd w:id="57"/>
    </w:p>
    <w:p w14:paraId="40A58269" w14:textId="352969AA" w:rsidR="00A90D6B" w:rsidRDefault="07AE414A">
      <w:r>
        <w:br/>
      </w:r>
      <w:r w:rsidR="1AE7557A">
        <w:t>this is all the data that is extreme and can be identified as an outlier,</w:t>
      </w:r>
      <w:r w:rsidR="6FEA1E9B">
        <w:t xml:space="preserve"> using this I can see that there are 1958,</w:t>
      </w:r>
      <w:r w:rsidR="3FD61F94">
        <w:t xml:space="preserve"> </w:t>
      </w:r>
      <w:r w:rsidR="39FF4BB8">
        <w:t xml:space="preserve">which is a large amount </w:t>
      </w:r>
      <w:r w:rsidR="734BAB7F">
        <w:t>of data that can be considered an outlier so I decided to remove them from the data set this was done by using</w:t>
      </w:r>
      <w:r w:rsidR="2D4DB8F1">
        <w:t xml:space="preserve"> code at line 62 </w:t>
      </w:r>
      <w:r w:rsidR="607CA156">
        <w:t xml:space="preserve">this makes my outliers are removed from </w:t>
      </w:r>
      <w:r w:rsidR="266B7F5B">
        <w:t>m</w:t>
      </w:r>
      <w:r w:rsidR="607CA156">
        <w:t>y dataset by using</w:t>
      </w:r>
      <w:r w:rsidR="11A827D3">
        <w:t xml:space="preserve"> </w:t>
      </w:r>
      <w:r w:rsidR="5B1178FB">
        <w:t>a variable</w:t>
      </w:r>
      <w:r w:rsidR="0C5F86BD">
        <w:t xml:space="preserve">. </w:t>
      </w:r>
      <w:r w:rsidR="5B1178FB">
        <w:t xml:space="preserve">I made in the for loop at line 54 </w:t>
      </w:r>
      <w:r w:rsidR="4BC1F44D">
        <w:t xml:space="preserve">which uses the interquartile ranges to find the data </w:t>
      </w:r>
      <w:r w:rsidR="1A3745EC">
        <w:t>within</w:t>
      </w:r>
      <w:r w:rsidR="4BC1F44D">
        <w:t xml:space="preserve"> the range, the code at line 62 </w:t>
      </w:r>
      <w:r w:rsidR="46AF0C56">
        <w:t>uses the variable that contains the data within the range</w:t>
      </w:r>
      <w:r w:rsidR="17B90F8A">
        <w:t xml:space="preserve"> and makes that my new data variable, after this I then save</w:t>
      </w:r>
      <w:r w:rsidR="1F4D65B3">
        <w:t>d the dataset as cleaned 2.0.</w:t>
      </w:r>
    </w:p>
    <w:p w14:paraId="10C781F7" w14:textId="77777777" w:rsidR="00A90D6B" w:rsidRDefault="00A90D6B">
      <w:r>
        <w:br w:type="page"/>
      </w:r>
    </w:p>
    <w:p w14:paraId="1B480661" w14:textId="77777777" w:rsidR="07AE414A" w:rsidRDefault="07AE414A"/>
    <w:p w14:paraId="31A52AEC" w14:textId="62DD72FE" w:rsidR="604A6EC6" w:rsidRDefault="604A6EC6" w:rsidP="4D5252EA">
      <w:pPr>
        <w:pStyle w:val="Heading1"/>
      </w:pPr>
      <w:bookmarkStart w:id="58" w:name="_Toc195443082"/>
      <w:r>
        <w:t>Results</w:t>
      </w:r>
      <w:bookmarkEnd w:id="58"/>
    </w:p>
    <w:p w14:paraId="21820DA5" w14:textId="3AA51A6A" w:rsidR="0024270E" w:rsidRDefault="0024270E" w:rsidP="00457D8F">
      <w:pPr>
        <w:pStyle w:val="Heading2"/>
      </w:pPr>
      <w:r>
        <w:t>Logistic regression</w:t>
      </w:r>
    </w:p>
    <w:p w14:paraId="7A8B64FA" w14:textId="77777777" w:rsidR="00D57C86" w:rsidRDefault="00085340" w:rsidP="00D57C86">
      <w:pPr>
        <w:keepNext/>
      </w:pPr>
      <w:r>
        <w:rPr>
          <w:noProof/>
        </w:rPr>
        <w:drawing>
          <wp:inline distT="0" distB="0" distL="0" distR="0" wp14:anchorId="46D6436F" wp14:editId="7FD0A380">
            <wp:extent cx="5943600" cy="4304030"/>
            <wp:effectExtent l="0" t="0" r="0" b="1270"/>
            <wp:docPr id="70475498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4">
                      <a:extLst>
                        <a:ext uri="{28A0092B-C50C-407E-A947-70E740481C1C}">
                          <a14:useLocalDpi xmlns:a14="http://schemas.microsoft.com/office/drawing/2010/main" val="0"/>
                        </a:ext>
                      </a:extLst>
                    </a:blip>
                    <a:stretch>
                      <a:fillRect/>
                    </a:stretch>
                  </pic:blipFill>
                  <pic:spPr>
                    <a:xfrm>
                      <a:off x="0" y="0"/>
                      <a:ext cx="5943600" cy="4304030"/>
                    </a:xfrm>
                    <a:prstGeom prst="rect">
                      <a:avLst/>
                    </a:prstGeom>
                  </pic:spPr>
                </pic:pic>
              </a:graphicData>
            </a:graphic>
          </wp:inline>
        </w:drawing>
      </w:r>
    </w:p>
    <w:p w14:paraId="50ADBCEF" w14:textId="182DBB64" w:rsidR="00D57C86" w:rsidRDefault="00D57C86" w:rsidP="00D57C86">
      <w:pPr>
        <w:pStyle w:val="Caption"/>
        <w:jc w:val="center"/>
      </w:pPr>
      <w:bookmarkStart w:id="59" w:name="_Toc195443055"/>
      <w:bookmarkStart w:id="60" w:name="_Toc195464659"/>
      <w:r>
        <w:t xml:space="preserve">Figure </w:t>
      </w:r>
      <w:fldSimple w:instr=" SEQ Figure \* ARABIC ">
        <w:r w:rsidR="009D243C">
          <w:rPr>
            <w:noProof/>
          </w:rPr>
          <w:t>20</w:t>
        </w:r>
      </w:fldSimple>
      <w:r>
        <w:t xml:space="preserve"> implementation of logistic regression</w:t>
      </w:r>
      <w:bookmarkEnd w:id="59"/>
      <w:bookmarkEnd w:id="60"/>
    </w:p>
    <w:p w14:paraId="155382C6" w14:textId="77777777" w:rsidR="00751D03" w:rsidRDefault="00074A55" w:rsidP="001B41AF">
      <w:r>
        <w:t>Logistic regression is a supervised machine learning model</w:t>
      </w:r>
      <w:r w:rsidR="001341D6">
        <w:t xml:space="preserve"> which is mostly used for predicting classification problems. This is mostly used for fraud detection, disease prediction, churn</w:t>
      </w:r>
      <w:r w:rsidR="006F53D9">
        <w:t xml:space="preserve"> prediction. This model </w:t>
      </w:r>
      <w:r w:rsidR="00FF09A2">
        <w:t xml:space="preserve">only </w:t>
      </w:r>
      <w:r w:rsidR="006F53D9">
        <w:t>predicts true or false</w:t>
      </w:r>
      <w:r w:rsidR="000422E2">
        <w:t xml:space="preserve"> or 1 and 0.</w:t>
      </w:r>
      <w:r w:rsidR="00FF09A2">
        <w:t xml:space="preserve"> Which is useful to me since my y column in the dataset is </w:t>
      </w:r>
      <w:r w:rsidR="00751D03">
        <w:t>binary.</w:t>
      </w:r>
      <w:r w:rsidR="006F53D9">
        <w:t xml:space="preserve"> </w:t>
      </w:r>
    </w:p>
    <w:p w14:paraId="6BA4BC4E" w14:textId="36960921" w:rsidR="00ED3949" w:rsidRDefault="00751D03" w:rsidP="001B41AF">
      <w:pPr>
        <w:rPr>
          <w:ins w:id="61" w:author="Saleem, Farrukh" w:date="2025-04-02T09:55:00Z" w16du:dateUtc="2025-04-02T09:55:39Z"/>
        </w:rPr>
      </w:pPr>
      <w:r>
        <w:t>A</w:t>
      </w:r>
      <w:r w:rsidR="001B41AF">
        <w:t xml:space="preserve">s shown in figure 20 </w:t>
      </w:r>
      <w:r w:rsidR="004E25BE">
        <w:t>I used multiple different techniques to develop this model, the first technique that I used was data splitting this was done so that I have 2 different variables containing data one for testing and one for training, the training data is used while developing the logistic regression</w:t>
      </w:r>
      <w:r w:rsidR="00294694">
        <w:t xml:space="preserve"> to train the model to find </w:t>
      </w:r>
      <w:r w:rsidR="003E23A9">
        <w:t xml:space="preserve">what data I want to predict, and the test one is used </w:t>
      </w:r>
      <w:r w:rsidR="006D2036">
        <w:t xml:space="preserve">to test the model accuracy </w:t>
      </w:r>
      <w:r w:rsidR="00F60C9E">
        <w:t xml:space="preserve">to see which out of the 5 models are the best, this was done by using the confusion matrix function to give </w:t>
      </w:r>
      <w:r w:rsidR="00896C5D">
        <w:t xml:space="preserve">statistics of the model as </w:t>
      </w:r>
      <w:r w:rsidR="00896C5D">
        <w:lastRenderedPageBreak/>
        <w:t xml:space="preserve">seen in figure 21. Anther technique that I utilize is </w:t>
      </w:r>
      <w:r w:rsidR="009001B5">
        <w:t>data conversion, this was done since when it came to using confusion matrix, r studio would output an error message</w:t>
      </w:r>
      <w:r w:rsidR="00AD6534">
        <w:t xml:space="preserve"> saying that the 2 variables used are not of the same factor levels, to fix this I make sure that the variables for test and train are the same factor level</w:t>
      </w:r>
      <w:r w:rsidR="000D5DD2">
        <w:t xml:space="preserve"> this was done by telling r that the </w:t>
      </w:r>
      <w:proofErr w:type="spellStart"/>
      <w:r w:rsidR="000D5DD2">
        <w:t>default.payment.next.month</w:t>
      </w:r>
      <w:proofErr w:type="spellEnd"/>
      <w:r w:rsidR="00CD1191">
        <w:t xml:space="preserve"> is 1 and 0. These methods were utilized in all the models developed</w:t>
      </w:r>
      <w:r w:rsidR="00C107F7">
        <w:t>.</w:t>
      </w:r>
      <w:r w:rsidR="00603348">
        <w:t xml:space="preserve"> I also used the predict function to </w:t>
      </w:r>
      <w:r w:rsidR="00E37DBB">
        <w:t>predict the outcome for the test variable using the trained model.</w:t>
      </w:r>
    </w:p>
    <w:p w14:paraId="180F46BB" w14:textId="22BFB185" w:rsidR="1E69D02A" w:rsidRDefault="1E69D02A"/>
    <w:p w14:paraId="24117F34" w14:textId="77777777" w:rsidR="00D57C86" w:rsidRDefault="00ED3949" w:rsidP="00D57C86">
      <w:pPr>
        <w:keepNext/>
        <w:jc w:val="center"/>
      </w:pPr>
      <w:r>
        <w:rPr>
          <w:noProof/>
        </w:rPr>
        <w:drawing>
          <wp:inline distT="0" distB="0" distL="0" distR="0" wp14:anchorId="209C63D2" wp14:editId="7B9D73DB">
            <wp:extent cx="3514725" cy="4038600"/>
            <wp:effectExtent l="0" t="0" r="9525" b="0"/>
            <wp:docPr id="1967484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48456" name="Picture 1" descr="A screenshot of a computer&#10;&#10;Description automatically generated"/>
                    <pic:cNvPicPr/>
                  </pic:nvPicPr>
                  <pic:blipFill>
                    <a:blip r:embed="rId25"/>
                    <a:stretch>
                      <a:fillRect/>
                    </a:stretch>
                  </pic:blipFill>
                  <pic:spPr>
                    <a:xfrm>
                      <a:off x="0" y="0"/>
                      <a:ext cx="3514725" cy="4038600"/>
                    </a:xfrm>
                    <a:prstGeom prst="rect">
                      <a:avLst/>
                    </a:prstGeom>
                  </pic:spPr>
                </pic:pic>
              </a:graphicData>
            </a:graphic>
          </wp:inline>
        </w:drawing>
      </w:r>
    </w:p>
    <w:p w14:paraId="12E339AC" w14:textId="701BB244" w:rsidR="00085340" w:rsidRDefault="00D57C86" w:rsidP="00D57C86">
      <w:pPr>
        <w:pStyle w:val="Caption"/>
        <w:jc w:val="center"/>
      </w:pPr>
      <w:bookmarkStart w:id="62" w:name="_Toc195443056"/>
      <w:bookmarkStart w:id="63" w:name="_Toc195464660"/>
      <w:r>
        <w:t xml:space="preserve">Figure </w:t>
      </w:r>
      <w:fldSimple w:instr=" SEQ Figure \* ARABIC ">
        <w:r w:rsidR="009D243C">
          <w:rPr>
            <w:noProof/>
          </w:rPr>
          <w:t>21</w:t>
        </w:r>
      </w:fldSimple>
      <w:r>
        <w:t xml:space="preserve"> logistic regression accuracy</w:t>
      </w:r>
      <w:bookmarkEnd w:id="62"/>
      <w:bookmarkEnd w:id="63"/>
    </w:p>
    <w:p w14:paraId="55678A7C" w14:textId="719BA858" w:rsidR="00F5683A" w:rsidRDefault="00FE2080" w:rsidP="00AA0135">
      <w:r>
        <w:t xml:space="preserve">In figure 21 this is the output of using the confusion matrix </w:t>
      </w:r>
      <w:r w:rsidR="006A06E4">
        <w:t>on this model, this shows that the accuracy for predicting if an account is default is 81.1%</w:t>
      </w:r>
      <w:r w:rsidR="001B2BB5">
        <w:t xml:space="preserve">, also if we look at the kappa score this model was given it tells us </w:t>
      </w:r>
      <w:r w:rsidR="00457D8F">
        <w:t>that it indicates</w:t>
      </w:r>
      <w:r w:rsidR="00DA4268">
        <w:t xml:space="preserve"> fair agreement</w:t>
      </w:r>
      <w:r w:rsidR="00457D8F">
        <w:t>.</w:t>
      </w:r>
    </w:p>
    <w:p w14:paraId="0E799BAE" w14:textId="23D8F624" w:rsidR="0024270E" w:rsidRDefault="0024270E" w:rsidP="00457D8F">
      <w:pPr>
        <w:pStyle w:val="Heading2"/>
      </w:pPr>
      <w:r>
        <w:lastRenderedPageBreak/>
        <w:t>KNN</w:t>
      </w:r>
    </w:p>
    <w:p w14:paraId="08AE0EAF" w14:textId="77777777" w:rsidR="00D57C86" w:rsidRDefault="00D0331F" w:rsidP="00D57C86">
      <w:pPr>
        <w:keepNext/>
      </w:pPr>
      <w:r>
        <w:rPr>
          <w:noProof/>
        </w:rPr>
        <w:drawing>
          <wp:inline distT="0" distB="0" distL="0" distR="0" wp14:anchorId="2B2A529F" wp14:editId="00147B80">
            <wp:extent cx="5943600" cy="5378450"/>
            <wp:effectExtent l="0" t="0" r="0" b="0"/>
            <wp:docPr id="18655466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54667" name="Picture 1" descr="A screenshot of a computer program&#10;&#10;Description automatically generated"/>
                    <pic:cNvPicPr/>
                  </pic:nvPicPr>
                  <pic:blipFill>
                    <a:blip r:embed="rId26"/>
                    <a:stretch>
                      <a:fillRect/>
                    </a:stretch>
                  </pic:blipFill>
                  <pic:spPr>
                    <a:xfrm>
                      <a:off x="0" y="0"/>
                      <a:ext cx="5943600" cy="5378450"/>
                    </a:xfrm>
                    <a:prstGeom prst="rect">
                      <a:avLst/>
                    </a:prstGeom>
                  </pic:spPr>
                </pic:pic>
              </a:graphicData>
            </a:graphic>
          </wp:inline>
        </w:drawing>
      </w:r>
    </w:p>
    <w:p w14:paraId="0207D14E" w14:textId="146F6500" w:rsidR="00085340" w:rsidRDefault="00D57C86" w:rsidP="00D57C86">
      <w:pPr>
        <w:pStyle w:val="Caption"/>
        <w:jc w:val="center"/>
      </w:pPr>
      <w:bookmarkStart w:id="64" w:name="_Toc195443057"/>
      <w:bookmarkStart w:id="65" w:name="_Toc195464661"/>
      <w:r>
        <w:t xml:space="preserve">Figure </w:t>
      </w:r>
      <w:fldSimple w:instr=" SEQ Figure \* ARABIC ">
        <w:r w:rsidR="009D243C">
          <w:rPr>
            <w:noProof/>
          </w:rPr>
          <w:t>22</w:t>
        </w:r>
      </w:fldSimple>
      <w:r>
        <w:t xml:space="preserve"> implementation of KNN</w:t>
      </w:r>
      <w:bookmarkEnd w:id="64"/>
      <w:bookmarkEnd w:id="65"/>
    </w:p>
    <w:p w14:paraId="2607CD60" w14:textId="4A131448" w:rsidR="00D0331F" w:rsidRDefault="009F2728" w:rsidP="00AA0135">
      <w:r>
        <w:t>The KNN model is a supervi</w:t>
      </w:r>
      <w:r w:rsidR="00E71C68">
        <w:t>sed machine learning algorithm that is used for classification</w:t>
      </w:r>
      <w:r w:rsidR="00C352F3">
        <w:t xml:space="preserve">, this model will use all data points to </w:t>
      </w:r>
      <w:r w:rsidR="00097CA7">
        <w:t>find data on a similarity measure. In th</w:t>
      </w:r>
      <w:r w:rsidR="00641A6A">
        <w:t>e</w:t>
      </w:r>
      <w:r w:rsidR="00097CA7">
        <w:t xml:space="preserve"> code</w:t>
      </w:r>
      <w:r w:rsidR="00641A6A">
        <w:t xml:space="preserve"> in figure 22</w:t>
      </w:r>
      <w:r w:rsidR="00097CA7">
        <w:t xml:space="preserve"> I have used the same technique as talked about above for logistic regression being, data splitting, factorizing and </w:t>
      </w:r>
      <w:r w:rsidR="00641A6A">
        <w:t>even using predict and confusion matrix, this model differs by using a label when splitting the data set, the label is my y column what I am trying  to predict</w:t>
      </w:r>
      <w:r w:rsidR="00045201">
        <w:t xml:space="preserve"> when developing this model the label is used to make sure that the y column for the train and test variables that are used for the prediction and evaluation have the correct</w:t>
      </w:r>
      <w:r w:rsidR="00C81848">
        <w:t xml:space="preserve"> y column to work from</w:t>
      </w:r>
      <w:r w:rsidR="00C62ED4">
        <w:t>.</w:t>
      </w:r>
    </w:p>
    <w:p w14:paraId="1576A575" w14:textId="77777777" w:rsidR="00D57C86" w:rsidRDefault="00527979" w:rsidP="00D57C86">
      <w:pPr>
        <w:keepNext/>
        <w:jc w:val="center"/>
      </w:pPr>
      <w:r>
        <w:rPr>
          <w:noProof/>
        </w:rPr>
        <w:lastRenderedPageBreak/>
        <w:drawing>
          <wp:inline distT="0" distB="0" distL="0" distR="0" wp14:anchorId="5398B908" wp14:editId="44AF51AE">
            <wp:extent cx="3390900" cy="4067175"/>
            <wp:effectExtent l="0" t="0" r="0" b="9525"/>
            <wp:docPr id="16400349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034916" name="Picture 1" descr="A screenshot of a computer&#10;&#10;Description automatically generated"/>
                    <pic:cNvPicPr/>
                  </pic:nvPicPr>
                  <pic:blipFill>
                    <a:blip r:embed="rId27"/>
                    <a:stretch>
                      <a:fillRect/>
                    </a:stretch>
                  </pic:blipFill>
                  <pic:spPr>
                    <a:xfrm>
                      <a:off x="0" y="0"/>
                      <a:ext cx="3390900" cy="4067175"/>
                    </a:xfrm>
                    <a:prstGeom prst="rect">
                      <a:avLst/>
                    </a:prstGeom>
                  </pic:spPr>
                </pic:pic>
              </a:graphicData>
            </a:graphic>
          </wp:inline>
        </w:drawing>
      </w:r>
    </w:p>
    <w:p w14:paraId="0B497A63" w14:textId="63EFC62F" w:rsidR="00D0331F" w:rsidRDefault="00D57C86" w:rsidP="00D57C86">
      <w:pPr>
        <w:pStyle w:val="Caption"/>
        <w:jc w:val="center"/>
      </w:pPr>
      <w:bookmarkStart w:id="66" w:name="_Toc195443058"/>
      <w:bookmarkStart w:id="67" w:name="_Toc195464662"/>
      <w:r>
        <w:t xml:space="preserve">Figure </w:t>
      </w:r>
      <w:fldSimple w:instr=" SEQ Figure \* ARABIC ">
        <w:r w:rsidR="009D243C">
          <w:rPr>
            <w:noProof/>
          </w:rPr>
          <w:t>23</w:t>
        </w:r>
      </w:fldSimple>
      <w:r>
        <w:t xml:space="preserve"> KNN accuracy</w:t>
      </w:r>
      <w:bookmarkEnd w:id="66"/>
      <w:bookmarkEnd w:id="67"/>
    </w:p>
    <w:p w14:paraId="2163602C" w14:textId="357FA6E6" w:rsidR="00C62ED4" w:rsidRDefault="00C62ED4" w:rsidP="00AA0135">
      <w:r>
        <w:t xml:space="preserve">In figure 23 this is the output of the confusion matrix </w:t>
      </w:r>
      <w:r w:rsidR="00906213">
        <w:t>for the KNN model, as we can see that the model has an overall accuracy of 79.35%</w:t>
      </w:r>
      <w:r w:rsidR="00E07279">
        <w:t xml:space="preserve"> and a kappa score of 0.3108 wh</w:t>
      </w:r>
      <w:r w:rsidR="00780D9C">
        <w:t xml:space="preserve">ich shows that the model has </w:t>
      </w:r>
      <w:r w:rsidR="007A0076">
        <w:t>a fair agreement showing some predictive power.</w:t>
      </w:r>
    </w:p>
    <w:p w14:paraId="5AED61B7" w14:textId="2AE93E66" w:rsidR="0024270E" w:rsidRDefault="0024270E" w:rsidP="007A0076">
      <w:pPr>
        <w:pStyle w:val="Heading2"/>
      </w:pPr>
      <w:r>
        <w:lastRenderedPageBreak/>
        <w:t>Naïve Bayes</w:t>
      </w:r>
    </w:p>
    <w:p w14:paraId="10323000" w14:textId="77777777" w:rsidR="00D57C86" w:rsidRDefault="00A96E19" w:rsidP="00D57C86">
      <w:pPr>
        <w:keepNext/>
      </w:pPr>
      <w:r>
        <w:rPr>
          <w:noProof/>
        </w:rPr>
        <w:drawing>
          <wp:inline distT="0" distB="0" distL="0" distR="0" wp14:anchorId="78DCAC39" wp14:editId="748E0569">
            <wp:extent cx="5943600" cy="5406390"/>
            <wp:effectExtent l="0" t="0" r="0" b="3810"/>
            <wp:docPr id="2059564980"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564980" name="Picture 1" descr="A screenshot of a computer code&#10;&#10;Description automatically generated"/>
                    <pic:cNvPicPr/>
                  </pic:nvPicPr>
                  <pic:blipFill>
                    <a:blip r:embed="rId28"/>
                    <a:stretch>
                      <a:fillRect/>
                    </a:stretch>
                  </pic:blipFill>
                  <pic:spPr>
                    <a:xfrm>
                      <a:off x="0" y="0"/>
                      <a:ext cx="5943600" cy="5406390"/>
                    </a:xfrm>
                    <a:prstGeom prst="rect">
                      <a:avLst/>
                    </a:prstGeom>
                  </pic:spPr>
                </pic:pic>
              </a:graphicData>
            </a:graphic>
          </wp:inline>
        </w:drawing>
      </w:r>
    </w:p>
    <w:p w14:paraId="5BC5459B" w14:textId="43D7EA72" w:rsidR="00085340" w:rsidRDefault="00D57C86" w:rsidP="00D57C86">
      <w:pPr>
        <w:pStyle w:val="Caption"/>
        <w:jc w:val="center"/>
      </w:pPr>
      <w:bookmarkStart w:id="68" w:name="_Toc195443059"/>
      <w:bookmarkStart w:id="69" w:name="_Toc195464663"/>
      <w:r>
        <w:t xml:space="preserve">Figure </w:t>
      </w:r>
      <w:fldSimple w:instr=" SEQ Figure \* ARABIC ">
        <w:r w:rsidR="009D243C">
          <w:rPr>
            <w:noProof/>
          </w:rPr>
          <w:t>24</w:t>
        </w:r>
      </w:fldSimple>
      <w:r>
        <w:t xml:space="preserve"> implementation of naive Bayes</w:t>
      </w:r>
      <w:bookmarkEnd w:id="68"/>
      <w:bookmarkEnd w:id="69"/>
    </w:p>
    <w:p w14:paraId="54F7C288" w14:textId="5E61326A" w:rsidR="007A0076" w:rsidRDefault="008C2317" w:rsidP="007A0076">
      <w:pPr>
        <w:keepNext/>
      </w:pPr>
      <w:r>
        <w:t xml:space="preserve">Naïve </w:t>
      </w:r>
      <w:r w:rsidR="000241B7">
        <w:t>Bayes</w:t>
      </w:r>
      <w:r>
        <w:t xml:space="preserve"> is a machine </w:t>
      </w:r>
      <w:r w:rsidR="000241B7">
        <w:t xml:space="preserve">learning model that uses the </w:t>
      </w:r>
      <w:proofErr w:type="spellStart"/>
      <w:r w:rsidR="000241B7">
        <w:t>bayers</w:t>
      </w:r>
      <w:proofErr w:type="spellEnd"/>
      <w:r w:rsidR="000241B7">
        <w:t xml:space="preserve"> theorem </w:t>
      </w:r>
      <w:r w:rsidR="0025594B">
        <w:t>to see independence between features in a dataset</w:t>
      </w:r>
      <w:r>
        <w:t>.</w:t>
      </w:r>
      <w:r w:rsidR="004A5420">
        <w:t xml:space="preserve"> </w:t>
      </w:r>
      <w:r w:rsidR="007A0076">
        <w:t xml:space="preserve">In figure 24, it shows the </w:t>
      </w:r>
      <w:r w:rsidR="003202C4">
        <w:t xml:space="preserve">model for naïve bayes which uses the same techniques as talk about for </w:t>
      </w:r>
      <w:r w:rsidR="00DE267C">
        <w:t xml:space="preserve">logistic regression, except for this model uses </w:t>
      </w:r>
      <w:r w:rsidR="00A85E8B">
        <w:t>a function to normalize the data</w:t>
      </w:r>
      <w:r w:rsidR="00FB06BC">
        <w:t xml:space="preserve"> to make the features of the data </w:t>
      </w:r>
      <w:r w:rsidR="009C521D">
        <w:t>have the same scale for model prediction.</w:t>
      </w:r>
      <w:r w:rsidR="00F44CBA">
        <w:t xml:space="preserve"> When it comes to the model development </w:t>
      </w:r>
      <w:r w:rsidR="00C12B85">
        <w:t xml:space="preserve">I used 2 </w:t>
      </w:r>
      <w:r w:rsidR="00870B4B">
        <w:t xml:space="preserve">way to develop using raw and class, class is </w:t>
      </w:r>
      <w:r>
        <w:t>used</w:t>
      </w:r>
      <w:r w:rsidR="00870B4B">
        <w:t xml:space="preserve"> for predicting class</w:t>
      </w:r>
      <w:r w:rsidR="00B14192">
        <w:t>, w</w:t>
      </w:r>
      <w:r w:rsidR="00160689">
        <w:t>0.3</w:t>
      </w:r>
      <w:r w:rsidR="00B14192">
        <w:t xml:space="preserve">hich is when it makes </w:t>
      </w:r>
      <w:r w:rsidR="00B14192">
        <w:lastRenderedPageBreak/>
        <w:t xml:space="preserve">a hard decision </w:t>
      </w:r>
      <w:r w:rsidR="00952EA9">
        <w:t xml:space="preserve">one or the other, where raw is used to see what the </w:t>
      </w:r>
      <w:r>
        <w:t>possibilities</w:t>
      </w:r>
      <w:r w:rsidR="00952EA9">
        <w:t xml:space="preserve"> the </w:t>
      </w:r>
      <w:r>
        <w:t>different outcomes are.</w:t>
      </w:r>
    </w:p>
    <w:p w14:paraId="0653E15B" w14:textId="6AEB03A5" w:rsidR="00D57C86" w:rsidRDefault="00BE0688" w:rsidP="00D57C86">
      <w:pPr>
        <w:keepNext/>
        <w:jc w:val="center"/>
      </w:pPr>
      <w:r>
        <w:rPr>
          <w:noProof/>
        </w:rPr>
        <w:drawing>
          <wp:inline distT="0" distB="0" distL="0" distR="0" wp14:anchorId="42285398" wp14:editId="60697763">
            <wp:extent cx="3381375" cy="4010025"/>
            <wp:effectExtent l="0" t="0" r="9525" b="9525"/>
            <wp:docPr id="16493627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362760" name="Picture 1" descr="A screenshot of a computer&#10;&#10;Description automatically generated"/>
                    <pic:cNvPicPr/>
                  </pic:nvPicPr>
                  <pic:blipFill>
                    <a:blip r:embed="rId29"/>
                    <a:stretch>
                      <a:fillRect/>
                    </a:stretch>
                  </pic:blipFill>
                  <pic:spPr>
                    <a:xfrm>
                      <a:off x="0" y="0"/>
                      <a:ext cx="3381375" cy="4010025"/>
                    </a:xfrm>
                    <a:prstGeom prst="rect">
                      <a:avLst/>
                    </a:prstGeom>
                  </pic:spPr>
                </pic:pic>
              </a:graphicData>
            </a:graphic>
          </wp:inline>
        </w:drawing>
      </w:r>
    </w:p>
    <w:p w14:paraId="65226BCA" w14:textId="1FCE5595" w:rsidR="00A96E19" w:rsidRDefault="00D57C86" w:rsidP="00D57C86">
      <w:pPr>
        <w:pStyle w:val="Caption"/>
        <w:jc w:val="center"/>
      </w:pPr>
      <w:bookmarkStart w:id="70" w:name="_Toc195443060"/>
      <w:bookmarkStart w:id="71" w:name="_Toc195464664"/>
      <w:r>
        <w:t xml:space="preserve">Figure </w:t>
      </w:r>
      <w:fldSimple w:instr=" SEQ Figure \* ARABIC ">
        <w:r w:rsidR="009D243C">
          <w:rPr>
            <w:noProof/>
          </w:rPr>
          <w:t>25</w:t>
        </w:r>
      </w:fldSimple>
      <w:r>
        <w:t xml:space="preserve"> Naive Bayes accuracy</w:t>
      </w:r>
      <w:bookmarkEnd w:id="70"/>
      <w:bookmarkEnd w:id="71"/>
    </w:p>
    <w:p w14:paraId="0B0E61DE" w14:textId="15B7D2A0" w:rsidR="004A5420" w:rsidRDefault="004A5420" w:rsidP="00AA0135">
      <w:r>
        <w:t xml:space="preserve">In figure 25 we can see the output for the confusion matrix for naïve Bayes model developed, this shows us the model has an accuracy of </w:t>
      </w:r>
      <w:r w:rsidR="003D6632">
        <w:t xml:space="preserve">69.41% and a kappa of 0.3001 which shows some fair agreement same as </w:t>
      </w:r>
      <w:proofErr w:type="spellStart"/>
      <w:r w:rsidR="003D6632">
        <w:t>knn</w:t>
      </w:r>
      <w:proofErr w:type="spellEnd"/>
      <w:r w:rsidR="003D6632">
        <w:t>.</w:t>
      </w:r>
    </w:p>
    <w:p w14:paraId="56578DAD" w14:textId="0E02589E" w:rsidR="00085340" w:rsidRDefault="0024270E" w:rsidP="003D6632">
      <w:pPr>
        <w:pStyle w:val="Heading2"/>
      </w:pPr>
      <w:r>
        <w:lastRenderedPageBreak/>
        <w:t>Random Forest</w:t>
      </w:r>
    </w:p>
    <w:p w14:paraId="40227400" w14:textId="77777777" w:rsidR="00D57C86" w:rsidRDefault="00AD34B4" w:rsidP="00D57C86">
      <w:pPr>
        <w:keepNext/>
      </w:pPr>
      <w:r>
        <w:rPr>
          <w:noProof/>
        </w:rPr>
        <w:drawing>
          <wp:inline distT="0" distB="0" distL="0" distR="0" wp14:anchorId="73E16A53" wp14:editId="3E998FD9">
            <wp:extent cx="5943600" cy="4223385"/>
            <wp:effectExtent l="0" t="0" r="0" b="5715"/>
            <wp:docPr id="97459404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594048" name="Picture 1" descr="A screenshot of a computer program&#10;&#10;Description automatically generated"/>
                    <pic:cNvPicPr/>
                  </pic:nvPicPr>
                  <pic:blipFill>
                    <a:blip r:embed="rId30"/>
                    <a:stretch>
                      <a:fillRect/>
                    </a:stretch>
                  </pic:blipFill>
                  <pic:spPr>
                    <a:xfrm>
                      <a:off x="0" y="0"/>
                      <a:ext cx="5943600" cy="4223385"/>
                    </a:xfrm>
                    <a:prstGeom prst="rect">
                      <a:avLst/>
                    </a:prstGeom>
                  </pic:spPr>
                </pic:pic>
              </a:graphicData>
            </a:graphic>
          </wp:inline>
        </w:drawing>
      </w:r>
    </w:p>
    <w:p w14:paraId="1310F5A5" w14:textId="583095BE" w:rsidR="00AD34B4" w:rsidRDefault="00D57C86" w:rsidP="00D57C86">
      <w:pPr>
        <w:pStyle w:val="Caption"/>
        <w:jc w:val="center"/>
      </w:pPr>
      <w:bookmarkStart w:id="72" w:name="_Toc195443061"/>
      <w:bookmarkStart w:id="73" w:name="_Toc195464665"/>
      <w:r>
        <w:t xml:space="preserve">Figure </w:t>
      </w:r>
      <w:fldSimple w:instr=" SEQ Figure \* ARABIC ">
        <w:r w:rsidR="009D243C">
          <w:rPr>
            <w:noProof/>
          </w:rPr>
          <w:t>26</w:t>
        </w:r>
      </w:fldSimple>
      <w:r>
        <w:t xml:space="preserve"> implementation of random forest</w:t>
      </w:r>
      <w:bookmarkEnd w:id="72"/>
      <w:bookmarkEnd w:id="73"/>
    </w:p>
    <w:p w14:paraId="36DAE530" w14:textId="3906CA89" w:rsidR="00870698" w:rsidRDefault="00870698" w:rsidP="00870698">
      <w:pPr>
        <w:keepNext/>
        <w:rPr>
          <w:noProof/>
        </w:rPr>
      </w:pPr>
      <w:r>
        <w:rPr>
          <w:noProof/>
        </w:rPr>
        <w:t>Random forrest is a very similar model to decision tree since the both use trees</w:t>
      </w:r>
      <w:r w:rsidR="00E80A9D">
        <w:rPr>
          <w:noProof/>
        </w:rPr>
        <w:t xml:space="preserve">, randome forest uses multiple different </w:t>
      </w:r>
      <w:r w:rsidR="00A903DC">
        <w:rPr>
          <w:noProof/>
        </w:rPr>
        <w:t xml:space="preserve">trees though its model so runnin it is quite slow which could be a bad thing for the industy since time is valuable </w:t>
      </w:r>
      <w:r w:rsidR="00697E3B">
        <w:rPr>
          <w:noProof/>
        </w:rPr>
        <w:t>and this models stats are similar to other models that take less time.</w:t>
      </w:r>
      <w:r w:rsidR="0092582E">
        <w:rPr>
          <w:noProof/>
        </w:rPr>
        <w:t xml:space="preserve"> When it comes the development of this model as seen in figure 26 I used the same </w:t>
      </w:r>
      <w:r w:rsidR="00D376AA">
        <w:rPr>
          <w:noProof/>
        </w:rPr>
        <w:t xml:space="preserve">techniques and </w:t>
      </w:r>
      <w:r w:rsidR="00E72D0E">
        <w:rPr>
          <w:noProof/>
        </w:rPr>
        <w:t xml:space="preserve">function as the other models, and the traing of the model was the simplest since all you do is use the random forest function </w:t>
      </w:r>
      <w:r w:rsidR="0093337F">
        <w:rPr>
          <w:noProof/>
        </w:rPr>
        <w:t xml:space="preserve">which is </w:t>
      </w:r>
      <w:r w:rsidR="0093337F">
        <w:rPr>
          <w:noProof/>
        </w:rPr>
        <w:lastRenderedPageBreak/>
        <w:t>apart of the random forest package though this model is great for visuals since there is a simple way to plot the results on a graph using the plot function.</w:t>
      </w:r>
    </w:p>
    <w:p w14:paraId="357375E9" w14:textId="1C6A58BC" w:rsidR="00D57C86" w:rsidRDefault="00AD34B4" w:rsidP="00D57C86">
      <w:pPr>
        <w:keepNext/>
        <w:jc w:val="center"/>
      </w:pPr>
      <w:r>
        <w:rPr>
          <w:noProof/>
        </w:rPr>
        <w:drawing>
          <wp:inline distT="0" distB="0" distL="0" distR="0" wp14:anchorId="3E64F1C7" wp14:editId="0B1E6ECD">
            <wp:extent cx="3390900" cy="4000500"/>
            <wp:effectExtent l="0" t="0" r="0" b="0"/>
            <wp:docPr id="2602506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250612" name="Picture 1" descr="A screenshot of a computer&#10;&#10;Description automatically generated"/>
                    <pic:cNvPicPr/>
                  </pic:nvPicPr>
                  <pic:blipFill>
                    <a:blip r:embed="rId31"/>
                    <a:stretch>
                      <a:fillRect/>
                    </a:stretch>
                  </pic:blipFill>
                  <pic:spPr>
                    <a:xfrm>
                      <a:off x="0" y="0"/>
                      <a:ext cx="3390900" cy="4000500"/>
                    </a:xfrm>
                    <a:prstGeom prst="rect">
                      <a:avLst/>
                    </a:prstGeom>
                  </pic:spPr>
                </pic:pic>
              </a:graphicData>
            </a:graphic>
          </wp:inline>
        </w:drawing>
      </w:r>
    </w:p>
    <w:p w14:paraId="6D4C9E8F" w14:textId="161F185B" w:rsidR="00AD34B4" w:rsidRDefault="00D57C86" w:rsidP="00D57C86">
      <w:pPr>
        <w:pStyle w:val="Caption"/>
        <w:jc w:val="center"/>
      </w:pPr>
      <w:bookmarkStart w:id="74" w:name="_Toc195443062"/>
      <w:bookmarkStart w:id="75" w:name="_Toc195464666"/>
      <w:r>
        <w:t xml:space="preserve">Figure </w:t>
      </w:r>
      <w:fldSimple w:instr=" SEQ Figure \* ARABIC ">
        <w:r w:rsidR="009D243C">
          <w:rPr>
            <w:noProof/>
          </w:rPr>
          <w:t>27</w:t>
        </w:r>
      </w:fldSimple>
      <w:r>
        <w:t xml:space="preserve"> random forest accuracy</w:t>
      </w:r>
      <w:bookmarkEnd w:id="74"/>
      <w:bookmarkEnd w:id="75"/>
    </w:p>
    <w:p w14:paraId="502CC432" w14:textId="1EA82BAF" w:rsidR="00D57C86" w:rsidRDefault="0093337F" w:rsidP="003A4636">
      <w:r>
        <w:t>When it comes to the statistics for the random forest model I used the confusion matrix like the other models and the output can be seen in figure 27</w:t>
      </w:r>
      <w:r w:rsidR="00836075">
        <w:t xml:space="preserve">, we can see that the model accuracy </w:t>
      </w:r>
      <w:r w:rsidR="00D14EB7">
        <w:t>is at 81.72% and the kappa score being 0.3736 which like other models shows some predictive power and fair agreement.</w:t>
      </w:r>
    </w:p>
    <w:p w14:paraId="088C3457" w14:textId="663599B7" w:rsidR="0024270E" w:rsidRDefault="0024270E" w:rsidP="003A4636">
      <w:pPr>
        <w:pStyle w:val="Heading2"/>
      </w:pPr>
      <w:r>
        <w:lastRenderedPageBreak/>
        <w:t>Decision tree</w:t>
      </w:r>
    </w:p>
    <w:p w14:paraId="18CC9B4A" w14:textId="77777777" w:rsidR="00D57C86" w:rsidRDefault="007938A4" w:rsidP="00D57C86">
      <w:pPr>
        <w:keepNext/>
      </w:pPr>
      <w:r>
        <w:rPr>
          <w:noProof/>
        </w:rPr>
        <w:drawing>
          <wp:inline distT="0" distB="0" distL="0" distR="0" wp14:anchorId="7D2E87B5" wp14:editId="03CF9BF8">
            <wp:extent cx="5943600" cy="4570095"/>
            <wp:effectExtent l="0" t="0" r="0" b="1905"/>
            <wp:docPr id="550509707"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509707" name="Picture 1" descr="A screenshot of a computer code&#10;&#10;Description automatically generated"/>
                    <pic:cNvPicPr/>
                  </pic:nvPicPr>
                  <pic:blipFill>
                    <a:blip r:embed="rId32"/>
                    <a:stretch>
                      <a:fillRect/>
                    </a:stretch>
                  </pic:blipFill>
                  <pic:spPr>
                    <a:xfrm>
                      <a:off x="0" y="0"/>
                      <a:ext cx="5943600" cy="4570095"/>
                    </a:xfrm>
                    <a:prstGeom prst="rect">
                      <a:avLst/>
                    </a:prstGeom>
                  </pic:spPr>
                </pic:pic>
              </a:graphicData>
            </a:graphic>
          </wp:inline>
        </w:drawing>
      </w:r>
    </w:p>
    <w:p w14:paraId="42F31327" w14:textId="20EFF8ED" w:rsidR="007938A4" w:rsidRDefault="00D57C86" w:rsidP="00D57C86">
      <w:pPr>
        <w:pStyle w:val="Caption"/>
        <w:jc w:val="center"/>
      </w:pPr>
      <w:bookmarkStart w:id="76" w:name="_Toc195443063"/>
      <w:bookmarkStart w:id="77" w:name="_Toc195464667"/>
      <w:r>
        <w:t xml:space="preserve">Figure </w:t>
      </w:r>
      <w:fldSimple w:instr=" SEQ Figure \* ARABIC ">
        <w:r w:rsidR="009D243C">
          <w:rPr>
            <w:noProof/>
          </w:rPr>
          <w:t>28</w:t>
        </w:r>
      </w:fldSimple>
      <w:r>
        <w:t xml:space="preserve"> implementation of decision tree</w:t>
      </w:r>
      <w:bookmarkEnd w:id="76"/>
      <w:bookmarkEnd w:id="77"/>
    </w:p>
    <w:p w14:paraId="2D34B088" w14:textId="69B26963" w:rsidR="00D92423" w:rsidRDefault="00212F77" w:rsidP="00212F77">
      <w:pPr>
        <w:keepNext/>
        <w:rPr>
          <w:noProof/>
        </w:rPr>
      </w:pPr>
      <w:r>
        <w:rPr>
          <w:noProof/>
        </w:rPr>
        <w:t xml:space="preserve">When it comes to the decision tree model it uses one tree instead of many like random forest making it faster but with more complicated datasets the </w:t>
      </w:r>
      <w:r w:rsidR="00D92423">
        <w:rPr>
          <w:noProof/>
        </w:rPr>
        <w:t xml:space="preserve">accuracy should be lower. As we can see in figure 28 the code used for developing the model shows that the same techniques are used as data splitting and </w:t>
      </w:r>
      <w:r w:rsidR="000B5568">
        <w:rPr>
          <w:noProof/>
        </w:rPr>
        <w:t xml:space="preserve">factorizing, training this model is similar to </w:t>
      </w:r>
      <w:r w:rsidR="000B5568">
        <w:rPr>
          <w:noProof/>
        </w:rPr>
        <w:lastRenderedPageBreak/>
        <w:t xml:space="preserve">random forest </w:t>
      </w:r>
      <w:r w:rsidR="000D2A8C">
        <w:rPr>
          <w:noProof/>
        </w:rPr>
        <w:t>though instead of using randomForest function I used rpart for training the model</w:t>
      </w:r>
      <w:r w:rsidR="00B328D4">
        <w:rPr>
          <w:noProof/>
        </w:rPr>
        <w:t xml:space="preserve"> and used other function like confusion matrix to work out the stats of this model.</w:t>
      </w:r>
    </w:p>
    <w:p w14:paraId="68C06EE0" w14:textId="22917215" w:rsidR="00D57C86" w:rsidRDefault="00AE77DF" w:rsidP="00D57C86">
      <w:pPr>
        <w:keepNext/>
        <w:jc w:val="center"/>
      </w:pPr>
      <w:r>
        <w:rPr>
          <w:noProof/>
        </w:rPr>
        <w:drawing>
          <wp:inline distT="0" distB="0" distL="0" distR="0" wp14:anchorId="386D6F06" wp14:editId="3939D9EB">
            <wp:extent cx="3362325" cy="4095750"/>
            <wp:effectExtent l="0" t="0" r="9525" b="0"/>
            <wp:docPr id="13797036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703616" name="Picture 1" descr="A screenshot of a computer&#10;&#10;Description automatically generated"/>
                    <pic:cNvPicPr/>
                  </pic:nvPicPr>
                  <pic:blipFill>
                    <a:blip r:embed="rId33"/>
                    <a:stretch>
                      <a:fillRect/>
                    </a:stretch>
                  </pic:blipFill>
                  <pic:spPr>
                    <a:xfrm>
                      <a:off x="0" y="0"/>
                      <a:ext cx="3362325" cy="4095750"/>
                    </a:xfrm>
                    <a:prstGeom prst="rect">
                      <a:avLst/>
                    </a:prstGeom>
                  </pic:spPr>
                </pic:pic>
              </a:graphicData>
            </a:graphic>
          </wp:inline>
        </w:drawing>
      </w:r>
    </w:p>
    <w:p w14:paraId="49B4A346" w14:textId="3C40FA94" w:rsidR="007938A4" w:rsidRDefault="00D57C86" w:rsidP="00D57C86">
      <w:pPr>
        <w:pStyle w:val="Caption"/>
        <w:jc w:val="center"/>
      </w:pPr>
      <w:bookmarkStart w:id="78" w:name="_Toc195443064"/>
      <w:bookmarkStart w:id="79" w:name="_Toc195464668"/>
      <w:r>
        <w:t xml:space="preserve">Figure </w:t>
      </w:r>
      <w:fldSimple w:instr=" SEQ Figure \* ARABIC ">
        <w:r w:rsidR="009D243C">
          <w:rPr>
            <w:noProof/>
          </w:rPr>
          <w:t>29</w:t>
        </w:r>
      </w:fldSimple>
      <w:r>
        <w:t xml:space="preserve"> decision tree accuracy</w:t>
      </w:r>
      <w:bookmarkEnd w:id="78"/>
      <w:bookmarkEnd w:id="79"/>
    </w:p>
    <w:p w14:paraId="27929B16" w14:textId="2F1373EF" w:rsidR="00085340" w:rsidRPr="00AA0135" w:rsidRDefault="00B328D4" w:rsidP="00AA0135">
      <w:r>
        <w:t>When it comes to the stats of the model we can see them in figure 29 which tells us that the model has an accuracy of 82.07% which tells me that this model has the best accuracy</w:t>
      </w:r>
      <w:r w:rsidR="00B648D7">
        <w:t xml:space="preserve"> and that the kappa score also has a similar score to other models showing that the model has some predictive power.</w:t>
      </w:r>
    </w:p>
    <w:tbl>
      <w:tblPr>
        <w:tblStyle w:val="TableGrid"/>
        <w:tblW w:w="0" w:type="auto"/>
        <w:jc w:val="center"/>
        <w:tblLook w:val="04A0" w:firstRow="1" w:lastRow="0" w:firstColumn="1" w:lastColumn="0" w:noHBand="0" w:noVBand="1"/>
      </w:tblPr>
      <w:tblGrid>
        <w:gridCol w:w="2405"/>
        <w:gridCol w:w="1433"/>
        <w:gridCol w:w="1433"/>
      </w:tblGrid>
      <w:tr w:rsidR="00160689" w14:paraId="68C910A1" w14:textId="295F4E25" w:rsidTr="00160689">
        <w:trPr>
          <w:jc w:val="center"/>
        </w:trPr>
        <w:tc>
          <w:tcPr>
            <w:tcW w:w="2405" w:type="dxa"/>
          </w:tcPr>
          <w:p w14:paraId="70A089F0" w14:textId="5104A078" w:rsidR="00160689" w:rsidRDefault="00160689" w:rsidP="4D5252EA">
            <w:r>
              <w:t>Model</w:t>
            </w:r>
          </w:p>
        </w:tc>
        <w:tc>
          <w:tcPr>
            <w:tcW w:w="1433" w:type="dxa"/>
          </w:tcPr>
          <w:p w14:paraId="59D8AF47" w14:textId="4D3630A8" w:rsidR="00160689" w:rsidRDefault="00160689" w:rsidP="4D5252EA">
            <w:r>
              <w:t>Accuracy %</w:t>
            </w:r>
          </w:p>
        </w:tc>
        <w:tc>
          <w:tcPr>
            <w:tcW w:w="1433" w:type="dxa"/>
          </w:tcPr>
          <w:p w14:paraId="4845B656" w14:textId="4588A11D" w:rsidR="00160689" w:rsidRDefault="00160689" w:rsidP="4D5252EA">
            <w:r>
              <w:t>Kappa</w:t>
            </w:r>
          </w:p>
        </w:tc>
      </w:tr>
      <w:tr w:rsidR="00160689" w14:paraId="449F1EC4" w14:textId="1C8576A0" w:rsidTr="00160689">
        <w:trPr>
          <w:jc w:val="center"/>
        </w:trPr>
        <w:tc>
          <w:tcPr>
            <w:tcW w:w="2405" w:type="dxa"/>
          </w:tcPr>
          <w:p w14:paraId="048FE887" w14:textId="42F8FD83" w:rsidR="00160689" w:rsidRDefault="00160689" w:rsidP="4D5252EA">
            <w:r>
              <w:t>Logistic Regression</w:t>
            </w:r>
          </w:p>
        </w:tc>
        <w:tc>
          <w:tcPr>
            <w:tcW w:w="1433" w:type="dxa"/>
          </w:tcPr>
          <w:p w14:paraId="1FD83612" w14:textId="4405804C" w:rsidR="00160689" w:rsidRDefault="00160689" w:rsidP="4D5252EA">
            <w:r>
              <w:t>81.12%</w:t>
            </w:r>
          </w:p>
        </w:tc>
        <w:tc>
          <w:tcPr>
            <w:tcW w:w="1433" w:type="dxa"/>
          </w:tcPr>
          <w:p w14:paraId="4724A620" w14:textId="313843E9" w:rsidR="00160689" w:rsidRDefault="0012570B" w:rsidP="4D5252EA">
            <w:r>
              <w:t>0.2993</w:t>
            </w:r>
          </w:p>
        </w:tc>
      </w:tr>
      <w:tr w:rsidR="00160689" w14:paraId="01234812" w14:textId="1E692D64" w:rsidTr="00160689">
        <w:trPr>
          <w:jc w:val="center"/>
        </w:trPr>
        <w:tc>
          <w:tcPr>
            <w:tcW w:w="2405" w:type="dxa"/>
          </w:tcPr>
          <w:p w14:paraId="276C10F5" w14:textId="2D11F207" w:rsidR="00160689" w:rsidRDefault="00160689" w:rsidP="4D5252EA">
            <w:r>
              <w:t>KNN</w:t>
            </w:r>
          </w:p>
        </w:tc>
        <w:tc>
          <w:tcPr>
            <w:tcW w:w="1433" w:type="dxa"/>
          </w:tcPr>
          <w:p w14:paraId="77D352FA" w14:textId="292A4DF8" w:rsidR="00160689" w:rsidRDefault="00160689" w:rsidP="4D5252EA">
            <w:r>
              <w:t>79.35%</w:t>
            </w:r>
          </w:p>
        </w:tc>
        <w:tc>
          <w:tcPr>
            <w:tcW w:w="1433" w:type="dxa"/>
          </w:tcPr>
          <w:p w14:paraId="43FF0E0D" w14:textId="3A07E5D4" w:rsidR="00160689" w:rsidRDefault="0012570B" w:rsidP="4D5252EA">
            <w:r>
              <w:t>0.3108</w:t>
            </w:r>
          </w:p>
        </w:tc>
      </w:tr>
      <w:tr w:rsidR="00160689" w14:paraId="6AE81921" w14:textId="39B145D1" w:rsidTr="00160689">
        <w:trPr>
          <w:jc w:val="center"/>
        </w:trPr>
        <w:tc>
          <w:tcPr>
            <w:tcW w:w="2405" w:type="dxa"/>
          </w:tcPr>
          <w:p w14:paraId="419088C5" w14:textId="73B51061" w:rsidR="00160689" w:rsidRDefault="00160689" w:rsidP="4D5252EA">
            <w:r>
              <w:t>Naïve Bayers</w:t>
            </w:r>
          </w:p>
        </w:tc>
        <w:tc>
          <w:tcPr>
            <w:tcW w:w="1433" w:type="dxa"/>
          </w:tcPr>
          <w:p w14:paraId="60DBCA2D" w14:textId="008C8E51" w:rsidR="00160689" w:rsidRDefault="00160689" w:rsidP="4D5252EA">
            <w:r>
              <w:t>69.42%</w:t>
            </w:r>
          </w:p>
        </w:tc>
        <w:tc>
          <w:tcPr>
            <w:tcW w:w="1433" w:type="dxa"/>
          </w:tcPr>
          <w:p w14:paraId="60D044B5" w14:textId="756D4B4D" w:rsidR="00160689" w:rsidRDefault="0012570B" w:rsidP="4D5252EA">
            <w:r>
              <w:t>0.3001</w:t>
            </w:r>
          </w:p>
        </w:tc>
      </w:tr>
      <w:tr w:rsidR="00160689" w14:paraId="6FDAE226" w14:textId="0CDCC0ED" w:rsidTr="00160689">
        <w:trPr>
          <w:jc w:val="center"/>
        </w:trPr>
        <w:tc>
          <w:tcPr>
            <w:tcW w:w="2405" w:type="dxa"/>
          </w:tcPr>
          <w:p w14:paraId="6518FFB2" w14:textId="43697ED8" w:rsidR="00160689" w:rsidRDefault="00160689" w:rsidP="4D5252EA">
            <w:r>
              <w:t>Random Forest</w:t>
            </w:r>
          </w:p>
        </w:tc>
        <w:tc>
          <w:tcPr>
            <w:tcW w:w="1433" w:type="dxa"/>
          </w:tcPr>
          <w:p w14:paraId="0B16417C" w14:textId="2E961CEC" w:rsidR="00160689" w:rsidRDefault="00160689" w:rsidP="4D5252EA">
            <w:r>
              <w:t>81.72%</w:t>
            </w:r>
          </w:p>
        </w:tc>
        <w:tc>
          <w:tcPr>
            <w:tcW w:w="1433" w:type="dxa"/>
          </w:tcPr>
          <w:p w14:paraId="0BE1F3D5" w14:textId="18F07BA1" w:rsidR="00160689" w:rsidRDefault="00160689" w:rsidP="4D5252EA">
            <w:r>
              <w:t>0.3736</w:t>
            </w:r>
          </w:p>
        </w:tc>
      </w:tr>
      <w:tr w:rsidR="00160689" w14:paraId="69CF2DF6" w14:textId="68433F68" w:rsidTr="00160689">
        <w:trPr>
          <w:jc w:val="center"/>
        </w:trPr>
        <w:tc>
          <w:tcPr>
            <w:tcW w:w="2405" w:type="dxa"/>
          </w:tcPr>
          <w:p w14:paraId="3B22BD2C" w14:textId="289B9A25" w:rsidR="00160689" w:rsidRDefault="00160689" w:rsidP="4D5252EA">
            <w:r>
              <w:t>Decision tree</w:t>
            </w:r>
          </w:p>
        </w:tc>
        <w:tc>
          <w:tcPr>
            <w:tcW w:w="1433" w:type="dxa"/>
          </w:tcPr>
          <w:p w14:paraId="3EC01415" w14:textId="3A87C6F8" w:rsidR="00160689" w:rsidRDefault="00160689" w:rsidP="00D57C86">
            <w:pPr>
              <w:keepNext/>
            </w:pPr>
            <w:r>
              <w:t>82.07%</w:t>
            </w:r>
          </w:p>
        </w:tc>
        <w:tc>
          <w:tcPr>
            <w:tcW w:w="1433" w:type="dxa"/>
          </w:tcPr>
          <w:p w14:paraId="76E46221" w14:textId="15672199" w:rsidR="00160689" w:rsidRDefault="00160689" w:rsidP="00D57C86">
            <w:pPr>
              <w:keepNext/>
            </w:pPr>
            <w:r>
              <w:t>0.3536</w:t>
            </w:r>
          </w:p>
        </w:tc>
      </w:tr>
    </w:tbl>
    <w:p w14:paraId="46640BE6" w14:textId="4139BA8F" w:rsidR="4D5252EA" w:rsidRDefault="00D57C86" w:rsidP="00D57C86">
      <w:pPr>
        <w:pStyle w:val="Caption"/>
        <w:jc w:val="center"/>
      </w:pPr>
      <w:bookmarkStart w:id="80" w:name="_Toc195443065"/>
      <w:bookmarkStart w:id="81" w:name="_Toc195464669"/>
      <w:r>
        <w:t xml:space="preserve">Figure </w:t>
      </w:r>
      <w:fldSimple w:instr=" SEQ Figure \* ARABIC ">
        <w:r w:rsidR="009D243C">
          <w:rPr>
            <w:noProof/>
          </w:rPr>
          <w:t>30</w:t>
        </w:r>
      </w:fldSimple>
      <w:r>
        <w:t xml:space="preserve"> table of all accuracy scores</w:t>
      </w:r>
      <w:bookmarkEnd w:id="80"/>
      <w:bookmarkEnd w:id="81"/>
    </w:p>
    <w:p w14:paraId="4B48E56F" w14:textId="70E68ADE" w:rsidR="4D5252EA" w:rsidRDefault="344D811E" w:rsidP="003A4636">
      <w:pPr>
        <w:pStyle w:val="Heading1"/>
        <w:rPr>
          <w:color w:val="FF0000"/>
        </w:rPr>
      </w:pPr>
      <w:bookmarkStart w:id="82" w:name="_Toc195443083"/>
      <w:r>
        <w:lastRenderedPageBreak/>
        <w:t>Conclusion</w:t>
      </w:r>
      <w:bookmarkEnd w:id="82"/>
    </w:p>
    <w:p w14:paraId="28D8A936" w14:textId="3337AF49" w:rsidR="003D6632" w:rsidRPr="003D6632" w:rsidRDefault="003D6632" w:rsidP="4D5252EA">
      <w:r>
        <w:t xml:space="preserve">When it comes the my product I will chose the model with the best accuracy at predicting </w:t>
      </w:r>
      <w:r w:rsidR="00AC2199">
        <w:t xml:space="preserve">if </w:t>
      </w:r>
      <w:r w:rsidR="0031381F">
        <w:t>an</w:t>
      </w:r>
      <w:r w:rsidR="00AC2199">
        <w:t xml:space="preserve"> </w:t>
      </w:r>
      <w:r w:rsidR="0031381F">
        <w:t>account</w:t>
      </w:r>
      <w:r w:rsidR="00AC2199">
        <w:t xml:space="preserve"> is at risk of becoming default, as we can see in figure 30 </w:t>
      </w:r>
      <w:r w:rsidR="00A31BDE">
        <w:t>which shows the accuracy of all the model developed we can see that the model with the best accuracy is decision tree which comes at an accuracy of 82.07% which is very similar to the other models</w:t>
      </w:r>
      <w:r w:rsidR="00A41F70">
        <w:t xml:space="preserve"> other than naïve </w:t>
      </w:r>
      <w:r w:rsidR="0031381F">
        <w:t>Bayes</w:t>
      </w:r>
      <w:r w:rsidR="00A41F70">
        <w:t xml:space="preserve"> which shows us that this type of model is not well suited for this task, though the other models accuracy is similar decision tree has the highest</w:t>
      </w:r>
      <w:r w:rsidR="001641C3">
        <w:t xml:space="preserve"> for this task, it is also one of the easiest to develop and implement in the </w:t>
      </w:r>
      <w:r w:rsidR="00293E18">
        <w:t>industry. Though other models could be better depending on what the task at hand is.</w:t>
      </w:r>
      <w:r w:rsidR="0031381F">
        <w:t xml:space="preserve"> If we look at other metrics shown by the confusion matrix we can see that the kappa score is very similar between all the models developed</w:t>
      </w:r>
      <w:r w:rsidR="00282C6C">
        <w:t xml:space="preserve"> so all the models have a fair agreement</w:t>
      </w:r>
      <w:r w:rsidR="00BF191E">
        <w:t>, which tells us that there are other models that could be developed that could handle this task better</w:t>
      </w:r>
      <w:r w:rsidR="003A4636">
        <w:t xml:space="preserve"> but all these models have still some levels of predictability.</w:t>
      </w:r>
      <w:r w:rsidR="002A44D9">
        <w:t xml:space="preserve"> If I was to extend this project I would look at</w:t>
      </w:r>
      <w:r w:rsidR="00974C55">
        <w:t xml:space="preserve"> making some hybrid machine learning models </w:t>
      </w:r>
      <w:r w:rsidR="00803EFF">
        <w:t>to see if they have a better accuracy for prediction</w:t>
      </w:r>
      <w:r w:rsidR="00F96CA1">
        <w:t xml:space="preserve"> and a stronger prediction power via kappa score.</w:t>
      </w:r>
    </w:p>
    <w:p w14:paraId="35721A83" w14:textId="0E47C55A" w:rsidR="16DD62EF" w:rsidRDefault="16DD62EF" w:rsidP="45FD3C49">
      <w:pPr>
        <w:pStyle w:val="Heading1"/>
      </w:pPr>
      <w:bookmarkStart w:id="83" w:name="_Toc851028618"/>
      <w:bookmarkStart w:id="84" w:name="_Toc195443084"/>
      <w:r>
        <w:t>Appendix</w:t>
      </w:r>
      <w:bookmarkEnd w:id="83"/>
      <w:bookmarkEnd w:id="84"/>
    </w:p>
    <w:p w14:paraId="62A46489" w14:textId="51EEAC57" w:rsidR="16DD62EF" w:rsidRDefault="16DD62EF" w:rsidP="4D5252EA">
      <w:pPr>
        <w:pStyle w:val="Heading2"/>
      </w:pPr>
      <w:bookmarkStart w:id="85" w:name="_Toc1054221778"/>
      <w:bookmarkStart w:id="86" w:name="_Toc195443085"/>
      <w:r>
        <w:t>Risk register</w:t>
      </w:r>
      <w:bookmarkEnd w:id="85"/>
      <w:bookmarkEnd w:id="86"/>
    </w:p>
    <w:tbl>
      <w:tblPr>
        <w:tblStyle w:val="TableGrid"/>
        <w:tblW w:w="0" w:type="auto"/>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401"/>
        <w:gridCol w:w="1948"/>
        <w:gridCol w:w="1077"/>
        <w:gridCol w:w="1833"/>
        <w:gridCol w:w="974"/>
        <w:gridCol w:w="2268"/>
        <w:gridCol w:w="859"/>
      </w:tblGrid>
      <w:tr w:rsidR="45FD3C49" w14:paraId="5C77B0DF" w14:textId="77777777" w:rsidTr="5EC65EC0">
        <w:trPr>
          <w:trHeight w:val="300"/>
        </w:trPr>
        <w:tc>
          <w:tcPr>
            <w:tcW w:w="401" w:type="dxa"/>
            <w:tcMar>
              <w:left w:w="105" w:type="dxa"/>
              <w:right w:w="105" w:type="dxa"/>
            </w:tcMar>
          </w:tcPr>
          <w:p w14:paraId="724A77B6" w14:textId="66BADCBF" w:rsidR="45FD3C49" w:rsidRDefault="45FD3C49" w:rsidP="45FD3C49">
            <w:pPr>
              <w:tabs>
                <w:tab w:val="left" w:pos="3686"/>
              </w:tabs>
              <w:spacing w:line="259" w:lineRule="auto"/>
              <w:rPr>
                <w:rFonts w:ascii="Calibri" w:eastAsia="Calibri" w:hAnsi="Calibri" w:cs="Calibri"/>
                <w:color w:val="000000" w:themeColor="text1"/>
                <w:sz w:val="22"/>
                <w:szCs w:val="22"/>
              </w:rPr>
            </w:pPr>
            <w:r w:rsidRPr="45FD3C49">
              <w:rPr>
                <w:rFonts w:ascii="Calibri" w:eastAsia="Calibri" w:hAnsi="Calibri" w:cs="Calibri"/>
                <w:b/>
                <w:bCs/>
                <w:color w:val="000000" w:themeColor="text1"/>
                <w:sz w:val="22"/>
                <w:szCs w:val="22"/>
                <w:lang w:val="en-GB"/>
              </w:rPr>
              <w:t>ID</w:t>
            </w:r>
          </w:p>
        </w:tc>
        <w:tc>
          <w:tcPr>
            <w:tcW w:w="1948" w:type="dxa"/>
            <w:tcMar>
              <w:left w:w="105" w:type="dxa"/>
              <w:right w:w="105" w:type="dxa"/>
            </w:tcMar>
          </w:tcPr>
          <w:p w14:paraId="79D80596" w14:textId="042406EA" w:rsidR="45FD3C49" w:rsidRDefault="45FD3C49" w:rsidP="45FD3C49">
            <w:pPr>
              <w:tabs>
                <w:tab w:val="left" w:pos="3686"/>
              </w:tabs>
              <w:spacing w:line="259" w:lineRule="auto"/>
              <w:rPr>
                <w:rFonts w:ascii="Calibri" w:eastAsia="Calibri" w:hAnsi="Calibri" w:cs="Calibri"/>
                <w:color w:val="000000" w:themeColor="text1"/>
                <w:sz w:val="22"/>
                <w:szCs w:val="22"/>
              </w:rPr>
            </w:pPr>
            <w:r w:rsidRPr="45FD3C49">
              <w:rPr>
                <w:rFonts w:ascii="Calibri" w:eastAsia="Calibri" w:hAnsi="Calibri" w:cs="Calibri"/>
                <w:b/>
                <w:bCs/>
                <w:color w:val="000000" w:themeColor="text1"/>
                <w:sz w:val="22"/>
                <w:szCs w:val="22"/>
                <w:lang w:val="en-GB"/>
              </w:rPr>
              <w:t>Risk Description</w:t>
            </w:r>
          </w:p>
        </w:tc>
        <w:tc>
          <w:tcPr>
            <w:tcW w:w="1077" w:type="dxa"/>
            <w:tcMar>
              <w:left w:w="105" w:type="dxa"/>
              <w:right w:w="105" w:type="dxa"/>
            </w:tcMar>
          </w:tcPr>
          <w:p w14:paraId="1E386377" w14:textId="6115A1CC" w:rsidR="45FD3C49" w:rsidRDefault="45FD3C49" w:rsidP="45FD3C49">
            <w:pPr>
              <w:tabs>
                <w:tab w:val="left" w:pos="3686"/>
              </w:tabs>
              <w:spacing w:line="259" w:lineRule="auto"/>
              <w:rPr>
                <w:rFonts w:ascii="Calibri" w:eastAsia="Calibri" w:hAnsi="Calibri" w:cs="Calibri"/>
                <w:color w:val="000000" w:themeColor="text1"/>
                <w:sz w:val="22"/>
                <w:szCs w:val="22"/>
              </w:rPr>
            </w:pPr>
            <w:r w:rsidRPr="45FD3C49">
              <w:rPr>
                <w:rFonts w:ascii="Calibri" w:eastAsia="Calibri" w:hAnsi="Calibri" w:cs="Calibri"/>
                <w:b/>
                <w:bCs/>
                <w:color w:val="000000" w:themeColor="text1"/>
                <w:sz w:val="22"/>
                <w:szCs w:val="22"/>
                <w:lang w:val="en-GB"/>
              </w:rPr>
              <w:t>Likelihood</w:t>
            </w:r>
          </w:p>
        </w:tc>
        <w:tc>
          <w:tcPr>
            <w:tcW w:w="1833" w:type="dxa"/>
            <w:tcMar>
              <w:left w:w="105" w:type="dxa"/>
              <w:right w:w="105" w:type="dxa"/>
            </w:tcMar>
          </w:tcPr>
          <w:p w14:paraId="410EC030" w14:textId="1A213C45" w:rsidR="45FD3C49" w:rsidRDefault="45FD3C49" w:rsidP="45FD3C49">
            <w:pPr>
              <w:tabs>
                <w:tab w:val="left" w:pos="3686"/>
              </w:tabs>
              <w:spacing w:line="259" w:lineRule="auto"/>
              <w:rPr>
                <w:rFonts w:ascii="Calibri" w:eastAsia="Calibri" w:hAnsi="Calibri" w:cs="Calibri"/>
                <w:color w:val="000000" w:themeColor="text1"/>
                <w:sz w:val="22"/>
                <w:szCs w:val="22"/>
              </w:rPr>
            </w:pPr>
            <w:r w:rsidRPr="45FD3C49">
              <w:rPr>
                <w:rFonts w:ascii="Calibri" w:eastAsia="Calibri" w:hAnsi="Calibri" w:cs="Calibri"/>
                <w:b/>
                <w:bCs/>
                <w:color w:val="000000" w:themeColor="text1"/>
                <w:sz w:val="22"/>
                <w:szCs w:val="22"/>
                <w:lang w:val="en-GB"/>
              </w:rPr>
              <w:t>Impact</w:t>
            </w:r>
          </w:p>
        </w:tc>
        <w:tc>
          <w:tcPr>
            <w:tcW w:w="974" w:type="dxa"/>
            <w:tcMar>
              <w:left w:w="105" w:type="dxa"/>
              <w:right w:w="105" w:type="dxa"/>
            </w:tcMar>
          </w:tcPr>
          <w:p w14:paraId="4BDA6A69" w14:textId="675ADDED" w:rsidR="45FD3C49" w:rsidRDefault="45FD3C49" w:rsidP="45FD3C49">
            <w:pPr>
              <w:tabs>
                <w:tab w:val="left" w:pos="3686"/>
              </w:tabs>
              <w:spacing w:line="259" w:lineRule="auto"/>
              <w:rPr>
                <w:rFonts w:ascii="Calibri" w:eastAsia="Calibri" w:hAnsi="Calibri" w:cs="Calibri"/>
                <w:color w:val="000000" w:themeColor="text1"/>
                <w:sz w:val="22"/>
                <w:szCs w:val="22"/>
              </w:rPr>
            </w:pPr>
            <w:r w:rsidRPr="45FD3C49">
              <w:rPr>
                <w:rFonts w:ascii="Calibri" w:eastAsia="Calibri" w:hAnsi="Calibri" w:cs="Calibri"/>
                <w:b/>
                <w:bCs/>
                <w:color w:val="000000" w:themeColor="text1"/>
                <w:sz w:val="22"/>
                <w:szCs w:val="22"/>
                <w:lang w:val="en-GB"/>
              </w:rPr>
              <w:t>Owner</w:t>
            </w:r>
          </w:p>
        </w:tc>
        <w:tc>
          <w:tcPr>
            <w:tcW w:w="2268" w:type="dxa"/>
            <w:tcMar>
              <w:left w:w="105" w:type="dxa"/>
              <w:right w:w="105" w:type="dxa"/>
            </w:tcMar>
          </w:tcPr>
          <w:p w14:paraId="06C345A7" w14:textId="0B1AB2AE" w:rsidR="45FD3C49" w:rsidRDefault="45FD3C49" w:rsidP="45FD3C49">
            <w:pPr>
              <w:tabs>
                <w:tab w:val="left" w:pos="3686"/>
              </w:tabs>
              <w:spacing w:line="259" w:lineRule="auto"/>
              <w:rPr>
                <w:rFonts w:ascii="Calibri" w:eastAsia="Calibri" w:hAnsi="Calibri" w:cs="Calibri"/>
                <w:color w:val="000000" w:themeColor="text1"/>
                <w:sz w:val="22"/>
                <w:szCs w:val="22"/>
              </w:rPr>
            </w:pPr>
            <w:r w:rsidRPr="45FD3C49">
              <w:rPr>
                <w:rFonts w:ascii="Calibri" w:eastAsia="Calibri" w:hAnsi="Calibri" w:cs="Calibri"/>
                <w:b/>
                <w:bCs/>
                <w:color w:val="000000" w:themeColor="text1"/>
                <w:sz w:val="22"/>
                <w:szCs w:val="22"/>
                <w:lang w:val="en-GB"/>
              </w:rPr>
              <w:t>Mitigation</w:t>
            </w:r>
          </w:p>
        </w:tc>
        <w:tc>
          <w:tcPr>
            <w:tcW w:w="859" w:type="dxa"/>
            <w:tcMar>
              <w:left w:w="105" w:type="dxa"/>
              <w:right w:w="105" w:type="dxa"/>
            </w:tcMar>
          </w:tcPr>
          <w:p w14:paraId="7DFE7709" w14:textId="63522235" w:rsidR="45FD3C49" w:rsidRDefault="45FD3C49" w:rsidP="45FD3C49">
            <w:pPr>
              <w:tabs>
                <w:tab w:val="left" w:pos="3686"/>
              </w:tabs>
              <w:spacing w:line="259" w:lineRule="auto"/>
              <w:rPr>
                <w:rFonts w:ascii="Calibri" w:eastAsia="Calibri" w:hAnsi="Calibri" w:cs="Calibri"/>
                <w:color w:val="000000" w:themeColor="text1"/>
                <w:sz w:val="22"/>
                <w:szCs w:val="22"/>
              </w:rPr>
            </w:pPr>
            <w:r w:rsidRPr="45FD3C49">
              <w:rPr>
                <w:rFonts w:ascii="Calibri" w:eastAsia="Calibri" w:hAnsi="Calibri" w:cs="Calibri"/>
                <w:b/>
                <w:bCs/>
                <w:color w:val="000000" w:themeColor="text1"/>
                <w:sz w:val="22"/>
                <w:szCs w:val="22"/>
                <w:lang w:val="en-GB"/>
              </w:rPr>
              <w:t>Status</w:t>
            </w:r>
          </w:p>
        </w:tc>
      </w:tr>
      <w:tr w:rsidR="45FD3C49" w14:paraId="3B2414B1" w14:textId="77777777" w:rsidTr="5EC65EC0">
        <w:trPr>
          <w:trHeight w:val="300"/>
        </w:trPr>
        <w:tc>
          <w:tcPr>
            <w:tcW w:w="401" w:type="dxa"/>
            <w:tcMar>
              <w:left w:w="105" w:type="dxa"/>
              <w:right w:w="105" w:type="dxa"/>
            </w:tcMar>
          </w:tcPr>
          <w:p w14:paraId="5708E008" w14:textId="02C26C7A" w:rsidR="45FD3C49" w:rsidRDefault="45FD3C49" w:rsidP="45FD3C49">
            <w:pPr>
              <w:tabs>
                <w:tab w:val="left" w:pos="3686"/>
              </w:tabs>
              <w:spacing w:line="259" w:lineRule="auto"/>
              <w:rPr>
                <w:rFonts w:ascii="Calibri" w:eastAsia="Calibri" w:hAnsi="Calibri" w:cs="Calibri"/>
                <w:color w:val="000000" w:themeColor="text1"/>
                <w:sz w:val="22"/>
                <w:szCs w:val="22"/>
              </w:rPr>
            </w:pPr>
            <w:r w:rsidRPr="45FD3C49">
              <w:rPr>
                <w:rFonts w:ascii="Calibri" w:eastAsia="Calibri" w:hAnsi="Calibri" w:cs="Calibri"/>
                <w:b/>
                <w:bCs/>
                <w:color w:val="000000" w:themeColor="text1"/>
                <w:sz w:val="22"/>
                <w:szCs w:val="22"/>
                <w:lang w:val="en-GB"/>
              </w:rPr>
              <w:t>1</w:t>
            </w:r>
          </w:p>
        </w:tc>
        <w:tc>
          <w:tcPr>
            <w:tcW w:w="1948" w:type="dxa"/>
            <w:tcMar>
              <w:left w:w="105" w:type="dxa"/>
              <w:right w:w="105" w:type="dxa"/>
            </w:tcMar>
          </w:tcPr>
          <w:p w14:paraId="1E70398D" w14:textId="7DBD0C83" w:rsidR="45FD3C49" w:rsidRDefault="45FD3C49" w:rsidP="45FD3C49">
            <w:pPr>
              <w:tabs>
                <w:tab w:val="left" w:pos="3686"/>
              </w:tabs>
              <w:spacing w:line="259" w:lineRule="auto"/>
              <w:rPr>
                <w:rFonts w:ascii="Calibri" w:eastAsia="Calibri" w:hAnsi="Calibri" w:cs="Calibri"/>
                <w:color w:val="000000" w:themeColor="text1"/>
                <w:sz w:val="22"/>
                <w:szCs w:val="22"/>
              </w:rPr>
            </w:pPr>
            <w:r w:rsidRPr="45FD3C49">
              <w:rPr>
                <w:rFonts w:ascii="Calibri" w:eastAsia="Calibri" w:hAnsi="Calibri" w:cs="Calibri"/>
                <w:b/>
                <w:bCs/>
                <w:color w:val="000000" w:themeColor="text1"/>
                <w:sz w:val="22"/>
                <w:szCs w:val="22"/>
                <w:lang w:val="en-GB"/>
              </w:rPr>
              <w:t>Loss of data</w:t>
            </w:r>
          </w:p>
        </w:tc>
        <w:tc>
          <w:tcPr>
            <w:tcW w:w="1077" w:type="dxa"/>
            <w:tcMar>
              <w:left w:w="105" w:type="dxa"/>
              <w:right w:w="105" w:type="dxa"/>
            </w:tcMar>
          </w:tcPr>
          <w:p w14:paraId="477607F0" w14:textId="0AFFDC20" w:rsidR="45FD3C49" w:rsidRDefault="45FD3C49" w:rsidP="45FD3C49">
            <w:pPr>
              <w:tabs>
                <w:tab w:val="left" w:pos="3686"/>
              </w:tabs>
              <w:spacing w:line="259" w:lineRule="auto"/>
              <w:rPr>
                <w:rFonts w:ascii="Calibri" w:eastAsia="Calibri" w:hAnsi="Calibri" w:cs="Calibri"/>
                <w:color w:val="000000" w:themeColor="text1"/>
                <w:sz w:val="22"/>
                <w:szCs w:val="22"/>
              </w:rPr>
            </w:pPr>
            <w:r w:rsidRPr="45FD3C49">
              <w:rPr>
                <w:rFonts w:ascii="Calibri" w:eastAsia="Calibri" w:hAnsi="Calibri" w:cs="Calibri"/>
                <w:color w:val="000000" w:themeColor="text1"/>
                <w:sz w:val="22"/>
                <w:szCs w:val="22"/>
                <w:highlight w:val="green"/>
                <w:lang w:val="en-GB"/>
              </w:rPr>
              <w:t>Low</w:t>
            </w:r>
          </w:p>
        </w:tc>
        <w:tc>
          <w:tcPr>
            <w:tcW w:w="1833" w:type="dxa"/>
            <w:tcMar>
              <w:left w:w="105" w:type="dxa"/>
              <w:right w:w="105" w:type="dxa"/>
            </w:tcMar>
          </w:tcPr>
          <w:p w14:paraId="621E0124" w14:textId="16F5169E" w:rsidR="45FD3C49" w:rsidRDefault="45FD3C49" w:rsidP="45FD3C49">
            <w:pPr>
              <w:tabs>
                <w:tab w:val="left" w:pos="3686"/>
              </w:tabs>
              <w:spacing w:line="259" w:lineRule="auto"/>
              <w:rPr>
                <w:rFonts w:ascii="Calibri" w:eastAsia="Calibri" w:hAnsi="Calibri" w:cs="Calibri"/>
                <w:color w:val="000000" w:themeColor="text1"/>
                <w:sz w:val="22"/>
                <w:szCs w:val="22"/>
              </w:rPr>
            </w:pPr>
            <w:r w:rsidRPr="45FD3C49">
              <w:rPr>
                <w:rFonts w:ascii="Calibri" w:eastAsia="Calibri" w:hAnsi="Calibri" w:cs="Calibri"/>
                <w:color w:val="000000" w:themeColor="text1"/>
                <w:sz w:val="22"/>
                <w:szCs w:val="22"/>
                <w:highlight w:val="red"/>
                <w:lang w:val="en-GB"/>
              </w:rPr>
              <w:t>High</w:t>
            </w:r>
          </w:p>
        </w:tc>
        <w:tc>
          <w:tcPr>
            <w:tcW w:w="974" w:type="dxa"/>
            <w:tcMar>
              <w:left w:w="105" w:type="dxa"/>
              <w:right w:w="105" w:type="dxa"/>
            </w:tcMar>
          </w:tcPr>
          <w:p w14:paraId="14A1293C" w14:textId="6026DA35" w:rsidR="45FD3C49" w:rsidRDefault="45FD3C49" w:rsidP="45FD3C49">
            <w:pPr>
              <w:tabs>
                <w:tab w:val="left" w:pos="3686"/>
              </w:tabs>
              <w:spacing w:line="259" w:lineRule="auto"/>
              <w:rPr>
                <w:rFonts w:ascii="Calibri" w:eastAsia="Calibri" w:hAnsi="Calibri" w:cs="Calibri"/>
                <w:color w:val="000000" w:themeColor="text1"/>
                <w:sz w:val="22"/>
                <w:szCs w:val="22"/>
              </w:rPr>
            </w:pPr>
            <w:r w:rsidRPr="45FD3C49">
              <w:rPr>
                <w:rFonts w:ascii="Calibri" w:eastAsia="Calibri" w:hAnsi="Calibri" w:cs="Calibri"/>
                <w:b/>
                <w:bCs/>
                <w:color w:val="000000" w:themeColor="text1"/>
                <w:sz w:val="22"/>
                <w:szCs w:val="22"/>
                <w:lang w:val="en-GB"/>
              </w:rPr>
              <w:t>Jack</w:t>
            </w:r>
          </w:p>
        </w:tc>
        <w:tc>
          <w:tcPr>
            <w:tcW w:w="2268" w:type="dxa"/>
            <w:tcMar>
              <w:left w:w="105" w:type="dxa"/>
              <w:right w:w="105" w:type="dxa"/>
            </w:tcMar>
          </w:tcPr>
          <w:p w14:paraId="15D56D89" w14:textId="1DA1FE7D" w:rsidR="45FD3C49" w:rsidRDefault="45FD3C49" w:rsidP="45FD3C49">
            <w:pPr>
              <w:tabs>
                <w:tab w:val="left" w:pos="3686"/>
              </w:tabs>
              <w:spacing w:line="259" w:lineRule="auto"/>
              <w:rPr>
                <w:rFonts w:ascii="Calibri" w:eastAsia="Calibri" w:hAnsi="Calibri" w:cs="Calibri"/>
                <w:color w:val="000000" w:themeColor="text1"/>
                <w:sz w:val="22"/>
                <w:szCs w:val="22"/>
              </w:rPr>
            </w:pPr>
            <w:r w:rsidRPr="45FD3C49">
              <w:rPr>
                <w:rFonts w:ascii="Calibri" w:eastAsia="Calibri" w:hAnsi="Calibri" w:cs="Calibri"/>
                <w:b/>
                <w:bCs/>
                <w:color w:val="000000" w:themeColor="text1"/>
                <w:sz w:val="22"/>
                <w:szCs w:val="22"/>
                <w:lang w:val="en-GB"/>
              </w:rPr>
              <w:t xml:space="preserve">Save data to cloud </w:t>
            </w:r>
          </w:p>
        </w:tc>
        <w:tc>
          <w:tcPr>
            <w:tcW w:w="859" w:type="dxa"/>
            <w:tcMar>
              <w:left w:w="105" w:type="dxa"/>
              <w:right w:w="105" w:type="dxa"/>
            </w:tcMar>
          </w:tcPr>
          <w:p w14:paraId="1339281A" w14:textId="66C2799B" w:rsidR="45FD3C49" w:rsidRDefault="45FD3C49" w:rsidP="45FD3C49">
            <w:pPr>
              <w:tabs>
                <w:tab w:val="left" w:pos="3686"/>
              </w:tabs>
              <w:spacing w:line="259" w:lineRule="auto"/>
              <w:rPr>
                <w:rFonts w:ascii="Calibri" w:eastAsia="Calibri" w:hAnsi="Calibri" w:cs="Calibri"/>
                <w:color w:val="000000" w:themeColor="text1"/>
                <w:sz w:val="22"/>
                <w:szCs w:val="22"/>
              </w:rPr>
            </w:pPr>
            <w:r w:rsidRPr="45FD3C49">
              <w:rPr>
                <w:rFonts w:ascii="Calibri" w:eastAsia="Calibri" w:hAnsi="Calibri" w:cs="Calibri"/>
                <w:b/>
                <w:bCs/>
                <w:color w:val="000000" w:themeColor="text1"/>
                <w:sz w:val="22"/>
                <w:szCs w:val="22"/>
                <w:lang w:val="en-GB"/>
              </w:rPr>
              <w:t>Open</w:t>
            </w:r>
          </w:p>
        </w:tc>
      </w:tr>
      <w:tr w:rsidR="45FD3C49" w14:paraId="0571D4C5" w14:textId="77777777" w:rsidTr="5EC65EC0">
        <w:trPr>
          <w:trHeight w:val="300"/>
        </w:trPr>
        <w:tc>
          <w:tcPr>
            <w:tcW w:w="401" w:type="dxa"/>
            <w:tcMar>
              <w:left w:w="105" w:type="dxa"/>
              <w:right w:w="105" w:type="dxa"/>
            </w:tcMar>
          </w:tcPr>
          <w:p w14:paraId="47EF1FAE" w14:textId="557FE4D2" w:rsidR="45FD3C49" w:rsidRDefault="45FD3C49" w:rsidP="45FD3C49">
            <w:pPr>
              <w:tabs>
                <w:tab w:val="left" w:pos="3686"/>
              </w:tabs>
              <w:spacing w:line="259" w:lineRule="auto"/>
              <w:rPr>
                <w:rFonts w:ascii="Calibri" w:eastAsia="Calibri" w:hAnsi="Calibri" w:cs="Calibri"/>
                <w:color w:val="000000" w:themeColor="text1"/>
                <w:sz w:val="22"/>
                <w:szCs w:val="22"/>
              </w:rPr>
            </w:pPr>
            <w:r w:rsidRPr="45FD3C49">
              <w:rPr>
                <w:rFonts w:ascii="Calibri" w:eastAsia="Calibri" w:hAnsi="Calibri" w:cs="Calibri"/>
                <w:b/>
                <w:bCs/>
                <w:color w:val="000000" w:themeColor="text1"/>
                <w:sz w:val="22"/>
                <w:szCs w:val="22"/>
                <w:lang w:val="en-GB"/>
              </w:rPr>
              <w:t>2</w:t>
            </w:r>
          </w:p>
        </w:tc>
        <w:tc>
          <w:tcPr>
            <w:tcW w:w="1948" w:type="dxa"/>
            <w:tcMar>
              <w:left w:w="105" w:type="dxa"/>
              <w:right w:w="105" w:type="dxa"/>
            </w:tcMar>
          </w:tcPr>
          <w:p w14:paraId="7FDAE3DA" w14:textId="54071A16" w:rsidR="45FD3C49" w:rsidRDefault="45FD3C49" w:rsidP="45FD3C49">
            <w:pPr>
              <w:tabs>
                <w:tab w:val="left" w:pos="3686"/>
              </w:tabs>
              <w:spacing w:line="259" w:lineRule="auto"/>
              <w:rPr>
                <w:rFonts w:ascii="Calibri" w:eastAsia="Calibri" w:hAnsi="Calibri" w:cs="Calibri"/>
                <w:color w:val="000000" w:themeColor="text1"/>
                <w:sz w:val="22"/>
                <w:szCs w:val="22"/>
              </w:rPr>
            </w:pPr>
            <w:r w:rsidRPr="45FD3C49">
              <w:rPr>
                <w:rFonts w:ascii="Calibri" w:eastAsia="Calibri" w:hAnsi="Calibri" w:cs="Calibri"/>
                <w:b/>
                <w:bCs/>
                <w:color w:val="000000" w:themeColor="text1"/>
                <w:sz w:val="22"/>
                <w:szCs w:val="22"/>
                <w:lang w:val="en-GB"/>
              </w:rPr>
              <w:t>Software accessibility</w:t>
            </w:r>
          </w:p>
        </w:tc>
        <w:tc>
          <w:tcPr>
            <w:tcW w:w="1077" w:type="dxa"/>
            <w:tcMar>
              <w:left w:w="105" w:type="dxa"/>
              <w:right w:w="105" w:type="dxa"/>
            </w:tcMar>
          </w:tcPr>
          <w:p w14:paraId="43080943" w14:textId="7A76B58B" w:rsidR="45FD3C49" w:rsidRDefault="45FD3C49" w:rsidP="45FD3C49">
            <w:pPr>
              <w:tabs>
                <w:tab w:val="left" w:pos="3686"/>
              </w:tabs>
              <w:spacing w:line="259" w:lineRule="auto"/>
              <w:rPr>
                <w:rFonts w:ascii="Calibri" w:eastAsia="Calibri" w:hAnsi="Calibri" w:cs="Calibri"/>
                <w:color w:val="000000" w:themeColor="text1"/>
                <w:sz w:val="22"/>
                <w:szCs w:val="22"/>
              </w:rPr>
            </w:pPr>
            <w:r w:rsidRPr="45FD3C49">
              <w:rPr>
                <w:rFonts w:ascii="Calibri" w:eastAsia="Calibri" w:hAnsi="Calibri" w:cs="Calibri"/>
                <w:color w:val="000000" w:themeColor="text1"/>
                <w:sz w:val="22"/>
                <w:szCs w:val="22"/>
                <w:highlight w:val="green"/>
                <w:lang w:val="en-GB"/>
              </w:rPr>
              <w:t>Low</w:t>
            </w:r>
          </w:p>
        </w:tc>
        <w:tc>
          <w:tcPr>
            <w:tcW w:w="1833" w:type="dxa"/>
            <w:tcMar>
              <w:left w:w="105" w:type="dxa"/>
              <w:right w:w="105" w:type="dxa"/>
            </w:tcMar>
          </w:tcPr>
          <w:p w14:paraId="7F06DF08" w14:textId="56E80AE3" w:rsidR="45FD3C49" w:rsidRDefault="45FD3C49" w:rsidP="45FD3C49">
            <w:pPr>
              <w:tabs>
                <w:tab w:val="left" w:pos="3686"/>
              </w:tabs>
              <w:spacing w:line="259" w:lineRule="auto"/>
              <w:rPr>
                <w:rFonts w:ascii="Calibri" w:eastAsia="Calibri" w:hAnsi="Calibri" w:cs="Calibri"/>
                <w:color w:val="000000" w:themeColor="text1"/>
                <w:sz w:val="22"/>
                <w:szCs w:val="22"/>
              </w:rPr>
            </w:pPr>
            <w:r w:rsidRPr="45FD3C49">
              <w:rPr>
                <w:rFonts w:ascii="Calibri" w:eastAsia="Calibri" w:hAnsi="Calibri" w:cs="Calibri"/>
                <w:color w:val="000000" w:themeColor="text1"/>
                <w:sz w:val="22"/>
                <w:szCs w:val="22"/>
                <w:highlight w:val="red"/>
                <w:lang w:val="en-GB"/>
              </w:rPr>
              <w:t>High</w:t>
            </w:r>
          </w:p>
        </w:tc>
        <w:tc>
          <w:tcPr>
            <w:tcW w:w="974" w:type="dxa"/>
            <w:tcMar>
              <w:left w:w="105" w:type="dxa"/>
              <w:right w:w="105" w:type="dxa"/>
            </w:tcMar>
          </w:tcPr>
          <w:p w14:paraId="5FEBCDC8" w14:textId="23017E02" w:rsidR="45FD3C49" w:rsidRDefault="45FD3C49" w:rsidP="45FD3C49">
            <w:pPr>
              <w:tabs>
                <w:tab w:val="left" w:pos="3686"/>
              </w:tabs>
              <w:spacing w:line="259" w:lineRule="auto"/>
              <w:rPr>
                <w:rFonts w:ascii="Calibri" w:eastAsia="Calibri" w:hAnsi="Calibri" w:cs="Calibri"/>
                <w:color w:val="000000" w:themeColor="text1"/>
                <w:sz w:val="22"/>
                <w:szCs w:val="22"/>
              </w:rPr>
            </w:pPr>
            <w:r w:rsidRPr="45FD3C49">
              <w:rPr>
                <w:rFonts w:ascii="Calibri" w:eastAsia="Calibri" w:hAnsi="Calibri" w:cs="Calibri"/>
                <w:b/>
                <w:bCs/>
                <w:color w:val="000000" w:themeColor="text1"/>
                <w:sz w:val="22"/>
                <w:szCs w:val="22"/>
                <w:lang w:val="en-GB"/>
              </w:rPr>
              <w:t>Jack</w:t>
            </w:r>
          </w:p>
        </w:tc>
        <w:tc>
          <w:tcPr>
            <w:tcW w:w="2268" w:type="dxa"/>
            <w:tcMar>
              <w:left w:w="105" w:type="dxa"/>
              <w:right w:w="105" w:type="dxa"/>
            </w:tcMar>
          </w:tcPr>
          <w:p w14:paraId="697595F7" w14:textId="0E097019" w:rsidR="45FD3C49" w:rsidRDefault="45FD3C49" w:rsidP="45FD3C49">
            <w:pPr>
              <w:tabs>
                <w:tab w:val="left" w:pos="3686"/>
              </w:tabs>
              <w:spacing w:line="259" w:lineRule="auto"/>
              <w:rPr>
                <w:rFonts w:ascii="Calibri" w:eastAsia="Calibri" w:hAnsi="Calibri" w:cs="Calibri"/>
                <w:color w:val="000000" w:themeColor="text1"/>
                <w:sz w:val="22"/>
                <w:szCs w:val="22"/>
              </w:rPr>
            </w:pPr>
            <w:r w:rsidRPr="45FD3C49">
              <w:rPr>
                <w:rFonts w:ascii="Calibri" w:eastAsia="Calibri" w:hAnsi="Calibri" w:cs="Calibri"/>
                <w:b/>
                <w:bCs/>
                <w:color w:val="000000" w:themeColor="text1"/>
                <w:sz w:val="22"/>
                <w:szCs w:val="22"/>
                <w:lang w:val="en-GB"/>
              </w:rPr>
              <w:t>Download software</w:t>
            </w:r>
          </w:p>
        </w:tc>
        <w:tc>
          <w:tcPr>
            <w:tcW w:w="859" w:type="dxa"/>
            <w:tcMar>
              <w:left w:w="105" w:type="dxa"/>
              <w:right w:w="105" w:type="dxa"/>
            </w:tcMar>
          </w:tcPr>
          <w:p w14:paraId="11A31E77" w14:textId="423FA552" w:rsidR="45FD3C49" w:rsidRDefault="45FD3C49" w:rsidP="45FD3C49">
            <w:pPr>
              <w:tabs>
                <w:tab w:val="left" w:pos="3686"/>
              </w:tabs>
              <w:spacing w:line="259" w:lineRule="auto"/>
              <w:rPr>
                <w:rFonts w:ascii="Calibri" w:eastAsia="Calibri" w:hAnsi="Calibri" w:cs="Calibri"/>
                <w:color w:val="000000" w:themeColor="text1"/>
                <w:sz w:val="22"/>
                <w:szCs w:val="22"/>
              </w:rPr>
            </w:pPr>
            <w:r w:rsidRPr="45FD3C49">
              <w:rPr>
                <w:rFonts w:ascii="Calibri" w:eastAsia="Calibri" w:hAnsi="Calibri" w:cs="Calibri"/>
                <w:b/>
                <w:bCs/>
                <w:color w:val="000000" w:themeColor="text1"/>
                <w:sz w:val="22"/>
                <w:szCs w:val="22"/>
                <w:lang w:val="en-GB"/>
              </w:rPr>
              <w:t>Closed</w:t>
            </w:r>
          </w:p>
        </w:tc>
      </w:tr>
      <w:tr w:rsidR="45FD3C49" w14:paraId="7EE86381" w14:textId="77777777" w:rsidTr="5EC65EC0">
        <w:trPr>
          <w:trHeight w:val="300"/>
        </w:trPr>
        <w:tc>
          <w:tcPr>
            <w:tcW w:w="401" w:type="dxa"/>
            <w:tcMar>
              <w:left w:w="105" w:type="dxa"/>
              <w:right w:w="105" w:type="dxa"/>
            </w:tcMar>
          </w:tcPr>
          <w:p w14:paraId="151F1F70" w14:textId="434E32EB" w:rsidR="45FD3C49" w:rsidRDefault="45FD3C49" w:rsidP="45FD3C49">
            <w:pPr>
              <w:tabs>
                <w:tab w:val="left" w:pos="3686"/>
              </w:tabs>
              <w:spacing w:line="259" w:lineRule="auto"/>
              <w:rPr>
                <w:rFonts w:ascii="Calibri" w:eastAsia="Calibri" w:hAnsi="Calibri" w:cs="Calibri"/>
                <w:color w:val="000000" w:themeColor="text1"/>
                <w:sz w:val="22"/>
                <w:szCs w:val="22"/>
              </w:rPr>
            </w:pPr>
            <w:r w:rsidRPr="45FD3C49">
              <w:rPr>
                <w:rFonts w:ascii="Calibri" w:eastAsia="Calibri" w:hAnsi="Calibri" w:cs="Calibri"/>
                <w:b/>
                <w:bCs/>
                <w:color w:val="000000" w:themeColor="text1"/>
                <w:sz w:val="22"/>
                <w:szCs w:val="22"/>
                <w:lang w:val="en-GB"/>
              </w:rPr>
              <w:t>3</w:t>
            </w:r>
          </w:p>
        </w:tc>
        <w:tc>
          <w:tcPr>
            <w:tcW w:w="1948" w:type="dxa"/>
            <w:tcMar>
              <w:left w:w="105" w:type="dxa"/>
              <w:right w:w="105" w:type="dxa"/>
            </w:tcMar>
          </w:tcPr>
          <w:p w14:paraId="70C387E3" w14:textId="0508573A" w:rsidR="45FD3C49" w:rsidRDefault="45FD3C49" w:rsidP="45FD3C49">
            <w:pPr>
              <w:tabs>
                <w:tab w:val="left" w:pos="3686"/>
              </w:tabs>
              <w:spacing w:line="259" w:lineRule="auto"/>
              <w:rPr>
                <w:rFonts w:ascii="Calibri" w:eastAsia="Calibri" w:hAnsi="Calibri" w:cs="Calibri"/>
                <w:color w:val="000000" w:themeColor="text1"/>
                <w:sz w:val="22"/>
                <w:szCs w:val="22"/>
              </w:rPr>
            </w:pPr>
            <w:r w:rsidRPr="45FD3C49">
              <w:rPr>
                <w:rFonts w:ascii="Calibri" w:eastAsia="Calibri" w:hAnsi="Calibri" w:cs="Calibri"/>
                <w:b/>
                <w:bCs/>
                <w:color w:val="000000" w:themeColor="text1"/>
                <w:sz w:val="22"/>
                <w:szCs w:val="22"/>
                <w:lang w:val="en-GB"/>
              </w:rPr>
              <w:t>Miss use of data</w:t>
            </w:r>
          </w:p>
        </w:tc>
        <w:tc>
          <w:tcPr>
            <w:tcW w:w="1077" w:type="dxa"/>
            <w:tcMar>
              <w:left w:w="105" w:type="dxa"/>
              <w:right w:w="105" w:type="dxa"/>
            </w:tcMar>
          </w:tcPr>
          <w:p w14:paraId="27767D5D" w14:textId="23E5727D" w:rsidR="45FD3C49" w:rsidRDefault="45FD3C49" w:rsidP="45FD3C49">
            <w:pPr>
              <w:tabs>
                <w:tab w:val="left" w:pos="3686"/>
              </w:tabs>
              <w:spacing w:line="259" w:lineRule="auto"/>
              <w:rPr>
                <w:rFonts w:ascii="Calibri" w:eastAsia="Calibri" w:hAnsi="Calibri" w:cs="Calibri"/>
                <w:color w:val="000000" w:themeColor="text1"/>
                <w:sz w:val="22"/>
                <w:szCs w:val="22"/>
              </w:rPr>
            </w:pPr>
            <w:r w:rsidRPr="45FD3C49">
              <w:rPr>
                <w:rFonts w:ascii="Calibri" w:eastAsia="Calibri" w:hAnsi="Calibri" w:cs="Calibri"/>
                <w:color w:val="000000" w:themeColor="text1"/>
                <w:sz w:val="22"/>
                <w:szCs w:val="22"/>
                <w:highlight w:val="yellow"/>
                <w:lang w:val="en-GB"/>
              </w:rPr>
              <w:t>Medium</w:t>
            </w:r>
          </w:p>
        </w:tc>
        <w:tc>
          <w:tcPr>
            <w:tcW w:w="1833" w:type="dxa"/>
            <w:tcMar>
              <w:left w:w="105" w:type="dxa"/>
              <w:right w:w="105" w:type="dxa"/>
            </w:tcMar>
          </w:tcPr>
          <w:p w14:paraId="3EB3567A" w14:textId="204236EB" w:rsidR="45FD3C49" w:rsidRDefault="45FD3C49" w:rsidP="45FD3C49">
            <w:pPr>
              <w:tabs>
                <w:tab w:val="left" w:pos="3686"/>
              </w:tabs>
              <w:spacing w:line="259" w:lineRule="auto"/>
              <w:rPr>
                <w:rFonts w:ascii="Calibri" w:eastAsia="Calibri" w:hAnsi="Calibri" w:cs="Calibri"/>
                <w:color w:val="000000" w:themeColor="text1"/>
                <w:sz w:val="22"/>
                <w:szCs w:val="22"/>
              </w:rPr>
            </w:pPr>
            <w:r w:rsidRPr="45FD3C49">
              <w:rPr>
                <w:rFonts w:ascii="Calibri" w:eastAsia="Calibri" w:hAnsi="Calibri" w:cs="Calibri"/>
                <w:color w:val="000000" w:themeColor="text1"/>
                <w:sz w:val="22"/>
                <w:szCs w:val="22"/>
                <w:highlight w:val="red"/>
                <w:lang w:val="en-GB"/>
              </w:rPr>
              <w:t>High</w:t>
            </w:r>
          </w:p>
        </w:tc>
        <w:tc>
          <w:tcPr>
            <w:tcW w:w="974" w:type="dxa"/>
            <w:tcMar>
              <w:left w:w="105" w:type="dxa"/>
              <w:right w:w="105" w:type="dxa"/>
            </w:tcMar>
          </w:tcPr>
          <w:p w14:paraId="1EE6111D" w14:textId="26216961" w:rsidR="45FD3C49" w:rsidRDefault="45FD3C49" w:rsidP="45FD3C49">
            <w:pPr>
              <w:tabs>
                <w:tab w:val="left" w:pos="3686"/>
              </w:tabs>
              <w:spacing w:line="259" w:lineRule="auto"/>
              <w:rPr>
                <w:rFonts w:ascii="Calibri" w:eastAsia="Calibri" w:hAnsi="Calibri" w:cs="Calibri"/>
                <w:color w:val="000000" w:themeColor="text1"/>
                <w:sz w:val="22"/>
                <w:szCs w:val="22"/>
              </w:rPr>
            </w:pPr>
            <w:r w:rsidRPr="45FD3C49">
              <w:rPr>
                <w:rFonts w:ascii="Calibri" w:eastAsia="Calibri" w:hAnsi="Calibri" w:cs="Calibri"/>
                <w:b/>
                <w:bCs/>
                <w:color w:val="000000" w:themeColor="text1"/>
                <w:sz w:val="22"/>
                <w:szCs w:val="22"/>
                <w:lang w:val="en-GB"/>
              </w:rPr>
              <w:t>Jack</w:t>
            </w:r>
          </w:p>
        </w:tc>
        <w:tc>
          <w:tcPr>
            <w:tcW w:w="2268" w:type="dxa"/>
            <w:tcMar>
              <w:left w:w="105" w:type="dxa"/>
              <w:right w:w="105" w:type="dxa"/>
            </w:tcMar>
          </w:tcPr>
          <w:p w14:paraId="7CDEC150" w14:textId="568674A4" w:rsidR="45FD3C49" w:rsidRDefault="45FD3C49" w:rsidP="45FD3C49">
            <w:pPr>
              <w:tabs>
                <w:tab w:val="left" w:pos="3686"/>
              </w:tabs>
              <w:spacing w:line="259" w:lineRule="auto"/>
              <w:rPr>
                <w:rFonts w:ascii="Calibri" w:eastAsia="Calibri" w:hAnsi="Calibri" w:cs="Calibri"/>
                <w:color w:val="000000" w:themeColor="text1"/>
                <w:sz w:val="22"/>
                <w:szCs w:val="22"/>
              </w:rPr>
            </w:pPr>
            <w:r w:rsidRPr="45FD3C49">
              <w:rPr>
                <w:rFonts w:ascii="Calibri" w:eastAsia="Calibri" w:hAnsi="Calibri" w:cs="Calibri"/>
                <w:b/>
                <w:bCs/>
                <w:color w:val="000000" w:themeColor="text1"/>
                <w:sz w:val="22"/>
                <w:szCs w:val="22"/>
                <w:lang w:val="en-GB"/>
              </w:rPr>
              <w:t xml:space="preserve">Learn about </w:t>
            </w:r>
            <w:proofErr w:type="spellStart"/>
            <w:r w:rsidRPr="45FD3C49">
              <w:rPr>
                <w:rFonts w:ascii="Calibri" w:eastAsia="Calibri" w:hAnsi="Calibri" w:cs="Calibri"/>
                <w:b/>
                <w:bCs/>
                <w:color w:val="000000" w:themeColor="text1"/>
                <w:sz w:val="22"/>
                <w:szCs w:val="22"/>
                <w:lang w:val="en-GB"/>
              </w:rPr>
              <w:t>legistrations</w:t>
            </w:r>
            <w:proofErr w:type="spellEnd"/>
            <w:r w:rsidRPr="45FD3C49">
              <w:rPr>
                <w:rFonts w:ascii="Calibri" w:eastAsia="Calibri" w:hAnsi="Calibri" w:cs="Calibri"/>
                <w:b/>
                <w:bCs/>
                <w:color w:val="000000" w:themeColor="text1"/>
                <w:sz w:val="22"/>
                <w:szCs w:val="22"/>
                <w:lang w:val="en-GB"/>
              </w:rPr>
              <w:t xml:space="preserve"> and how to follow them</w:t>
            </w:r>
          </w:p>
        </w:tc>
        <w:tc>
          <w:tcPr>
            <w:tcW w:w="859" w:type="dxa"/>
            <w:tcMar>
              <w:left w:w="105" w:type="dxa"/>
              <w:right w:w="105" w:type="dxa"/>
            </w:tcMar>
          </w:tcPr>
          <w:p w14:paraId="4EDB51E7" w14:textId="50A2CD84" w:rsidR="45FD3C49" w:rsidRDefault="45FD3C49" w:rsidP="45FD3C49">
            <w:pPr>
              <w:tabs>
                <w:tab w:val="left" w:pos="3686"/>
              </w:tabs>
              <w:spacing w:line="259" w:lineRule="auto"/>
              <w:rPr>
                <w:rFonts w:ascii="Calibri" w:eastAsia="Calibri" w:hAnsi="Calibri" w:cs="Calibri"/>
                <w:color w:val="000000" w:themeColor="text1"/>
                <w:sz w:val="22"/>
                <w:szCs w:val="22"/>
              </w:rPr>
            </w:pPr>
            <w:r w:rsidRPr="45FD3C49">
              <w:rPr>
                <w:rFonts w:ascii="Calibri" w:eastAsia="Calibri" w:hAnsi="Calibri" w:cs="Calibri"/>
                <w:b/>
                <w:bCs/>
                <w:color w:val="000000" w:themeColor="text1"/>
                <w:sz w:val="22"/>
                <w:szCs w:val="22"/>
                <w:lang w:val="en-GB"/>
              </w:rPr>
              <w:t>Open</w:t>
            </w:r>
          </w:p>
        </w:tc>
      </w:tr>
      <w:tr w:rsidR="45FD3C49" w14:paraId="293D9CA5" w14:textId="77777777" w:rsidTr="5EC65EC0">
        <w:trPr>
          <w:trHeight w:val="300"/>
        </w:trPr>
        <w:tc>
          <w:tcPr>
            <w:tcW w:w="401" w:type="dxa"/>
            <w:tcMar>
              <w:left w:w="105" w:type="dxa"/>
              <w:right w:w="105" w:type="dxa"/>
            </w:tcMar>
          </w:tcPr>
          <w:p w14:paraId="64A27F34" w14:textId="14EF1618" w:rsidR="45FD3C49" w:rsidRDefault="45FD3C49" w:rsidP="45FD3C49">
            <w:pPr>
              <w:tabs>
                <w:tab w:val="left" w:pos="3686"/>
              </w:tabs>
              <w:spacing w:line="259" w:lineRule="auto"/>
              <w:rPr>
                <w:rFonts w:ascii="Calibri" w:eastAsia="Calibri" w:hAnsi="Calibri" w:cs="Calibri"/>
                <w:color w:val="000000" w:themeColor="text1"/>
                <w:sz w:val="22"/>
                <w:szCs w:val="22"/>
              </w:rPr>
            </w:pPr>
            <w:r w:rsidRPr="45FD3C49">
              <w:rPr>
                <w:rFonts w:ascii="Calibri" w:eastAsia="Calibri" w:hAnsi="Calibri" w:cs="Calibri"/>
                <w:b/>
                <w:bCs/>
                <w:color w:val="000000" w:themeColor="text1"/>
                <w:sz w:val="22"/>
                <w:szCs w:val="22"/>
                <w:lang w:val="en-GB"/>
              </w:rPr>
              <w:t>4</w:t>
            </w:r>
          </w:p>
        </w:tc>
        <w:tc>
          <w:tcPr>
            <w:tcW w:w="1948" w:type="dxa"/>
            <w:tcMar>
              <w:left w:w="105" w:type="dxa"/>
              <w:right w:w="105" w:type="dxa"/>
            </w:tcMar>
          </w:tcPr>
          <w:p w14:paraId="7ABE2F41" w14:textId="4198E305" w:rsidR="45FD3C49" w:rsidRDefault="6A5D4A22" w:rsidP="5EC65EC0">
            <w:pPr>
              <w:tabs>
                <w:tab w:val="left" w:pos="3686"/>
              </w:tabs>
              <w:spacing w:line="259" w:lineRule="auto"/>
              <w:rPr>
                <w:rFonts w:ascii="Calibri" w:eastAsia="Calibri" w:hAnsi="Calibri" w:cs="Calibri"/>
                <w:color w:val="000000" w:themeColor="text1"/>
                <w:sz w:val="22"/>
                <w:szCs w:val="22"/>
              </w:rPr>
            </w:pPr>
            <w:r w:rsidRPr="5EC65EC0">
              <w:rPr>
                <w:rFonts w:ascii="Calibri" w:eastAsia="Calibri" w:hAnsi="Calibri" w:cs="Calibri"/>
                <w:color w:val="000000" w:themeColor="text1"/>
                <w:sz w:val="22"/>
                <w:szCs w:val="22"/>
              </w:rPr>
              <w:t>Dataset could be full of errors</w:t>
            </w:r>
          </w:p>
        </w:tc>
        <w:tc>
          <w:tcPr>
            <w:tcW w:w="1077" w:type="dxa"/>
            <w:tcMar>
              <w:left w:w="105" w:type="dxa"/>
              <w:right w:w="105" w:type="dxa"/>
            </w:tcMar>
          </w:tcPr>
          <w:p w14:paraId="430FA3CE" w14:textId="23E5727D" w:rsidR="45FD3C49" w:rsidRDefault="6A5D4A22" w:rsidP="5EC65EC0">
            <w:pPr>
              <w:tabs>
                <w:tab w:val="left" w:pos="3686"/>
              </w:tabs>
              <w:spacing w:line="259" w:lineRule="auto"/>
              <w:rPr>
                <w:rFonts w:ascii="Calibri" w:eastAsia="Calibri" w:hAnsi="Calibri" w:cs="Calibri"/>
                <w:color w:val="000000" w:themeColor="text1"/>
                <w:sz w:val="22"/>
                <w:szCs w:val="22"/>
              </w:rPr>
            </w:pPr>
            <w:r w:rsidRPr="5EC65EC0">
              <w:rPr>
                <w:rFonts w:ascii="Calibri" w:eastAsia="Calibri" w:hAnsi="Calibri" w:cs="Calibri"/>
                <w:color w:val="000000" w:themeColor="text1"/>
                <w:sz w:val="22"/>
                <w:szCs w:val="22"/>
                <w:highlight w:val="yellow"/>
                <w:lang w:val="en-GB"/>
              </w:rPr>
              <w:t>Medium</w:t>
            </w:r>
          </w:p>
          <w:p w14:paraId="60A837B2" w14:textId="6EB50289" w:rsidR="45FD3C49" w:rsidRDefault="45FD3C49" w:rsidP="5EC65EC0">
            <w:pPr>
              <w:tabs>
                <w:tab w:val="left" w:pos="3686"/>
              </w:tabs>
              <w:spacing w:line="259" w:lineRule="auto"/>
              <w:rPr>
                <w:rFonts w:ascii="Calibri" w:eastAsia="Calibri" w:hAnsi="Calibri" w:cs="Calibri"/>
                <w:color w:val="000000" w:themeColor="text1"/>
                <w:sz w:val="22"/>
                <w:szCs w:val="22"/>
              </w:rPr>
            </w:pPr>
          </w:p>
        </w:tc>
        <w:tc>
          <w:tcPr>
            <w:tcW w:w="1833" w:type="dxa"/>
            <w:tcMar>
              <w:left w:w="105" w:type="dxa"/>
              <w:right w:w="105" w:type="dxa"/>
            </w:tcMar>
          </w:tcPr>
          <w:p w14:paraId="14055E59" w14:textId="204236EB" w:rsidR="45FD3C49" w:rsidRDefault="6A5D4A22" w:rsidP="5EC65EC0">
            <w:pPr>
              <w:tabs>
                <w:tab w:val="left" w:pos="3686"/>
              </w:tabs>
              <w:spacing w:line="259" w:lineRule="auto"/>
              <w:rPr>
                <w:rFonts w:ascii="Calibri" w:eastAsia="Calibri" w:hAnsi="Calibri" w:cs="Calibri"/>
                <w:color w:val="000000" w:themeColor="text1"/>
                <w:sz w:val="22"/>
                <w:szCs w:val="22"/>
              </w:rPr>
            </w:pPr>
            <w:r w:rsidRPr="5EC65EC0">
              <w:rPr>
                <w:rFonts w:ascii="Calibri" w:eastAsia="Calibri" w:hAnsi="Calibri" w:cs="Calibri"/>
                <w:color w:val="000000" w:themeColor="text1"/>
                <w:sz w:val="22"/>
                <w:szCs w:val="22"/>
                <w:highlight w:val="red"/>
                <w:lang w:val="en-GB"/>
              </w:rPr>
              <w:t>High</w:t>
            </w:r>
          </w:p>
          <w:p w14:paraId="4F3990C8" w14:textId="32CC9665" w:rsidR="45FD3C49" w:rsidRDefault="45FD3C49" w:rsidP="5EC65EC0">
            <w:pPr>
              <w:tabs>
                <w:tab w:val="left" w:pos="3686"/>
              </w:tabs>
              <w:spacing w:line="259" w:lineRule="auto"/>
              <w:rPr>
                <w:rFonts w:ascii="Calibri" w:eastAsia="Calibri" w:hAnsi="Calibri" w:cs="Calibri"/>
                <w:color w:val="000000" w:themeColor="text1"/>
                <w:sz w:val="22"/>
                <w:szCs w:val="22"/>
              </w:rPr>
            </w:pPr>
          </w:p>
        </w:tc>
        <w:tc>
          <w:tcPr>
            <w:tcW w:w="974" w:type="dxa"/>
            <w:tcMar>
              <w:left w:w="105" w:type="dxa"/>
              <w:right w:w="105" w:type="dxa"/>
            </w:tcMar>
          </w:tcPr>
          <w:p w14:paraId="0B68A0F2" w14:textId="3896E6E4" w:rsidR="45FD3C49" w:rsidRDefault="6A5D4A22" w:rsidP="5EC65EC0">
            <w:pPr>
              <w:tabs>
                <w:tab w:val="left" w:pos="3686"/>
              </w:tabs>
              <w:spacing w:line="259" w:lineRule="auto"/>
              <w:rPr>
                <w:rFonts w:ascii="Calibri" w:eastAsia="Calibri" w:hAnsi="Calibri" w:cs="Calibri"/>
                <w:color w:val="000000" w:themeColor="text1"/>
                <w:sz w:val="22"/>
                <w:szCs w:val="22"/>
              </w:rPr>
            </w:pPr>
            <w:r w:rsidRPr="5EC65EC0">
              <w:rPr>
                <w:rFonts w:ascii="Calibri" w:eastAsia="Calibri" w:hAnsi="Calibri" w:cs="Calibri"/>
                <w:color w:val="000000" w:themeColor="text1"/>
                <w:sz w:val="22"/>
                <w:szCs w:val="22"/>
              </w:rPr>
              <w:t>Dataset owner/ Jack</w:t>
            </w:r>
          </w:p>
        </w:tc>
        <w:tc>
          <w:tcPr>
            <w:tcW w:w="2268" w:type="dxa"/>
            <w:tcMar>
              <w:left w:w="105" w:type="dxa"/>
              <w:right w:w="105" w:type="dxa"/>
            </w:tcMar>
          </w:tcPr>
          <w:p w14:paraId="22B7D0CA" w14:textId="033746CE" w:rsidR="45FD3C49" w:rsidRDefault="6A5D4A22" w:rsidP="5EC65EC0">
            <w:pPr>
              <w:tabs>
                <w:tab w:val="left" w:pos="3686"/>
              </w:tabs>
              <w:spacing w:line="259" w:lineRule="auto"/>
              <w:rPr>
                <w:rFonts w:ascii="Calibri" w:eastAsia="Calibri" w:hAnsi="Calibri" w:cs="Calibri"/>
                <w:color w:val="000000" w:themeColor="text1"/>
                <w:sz w:val="22"/>
                <w:szCs w:val="22"/>
              </w:rPr>
            </w:pPr>
            <w:r w:rsidRPr="5EC65EC0">
              <w:rPr>
                <w:rFonts w:ascii="Calibri" w:eastAsia="Calibri" w:hAnsi="Calibri" w:cs="Calibri"/>
                <w:color w:val="000000" w:themeColor="text1"/>
                <w:sz w:val="22"/>
                <w:szCs w:val="22"/>
              </w:rPr>
              <w:t xml:space="preserve">Inspect data set to see if there are any errors and send feedback to the owner to make </w:t>
            </w:r>
            <w:r w:rsidR="13C3F0E0" w:rsidRPr="5EC65EC0">
              <w:rPr>
                <w:rFonts w:ascii="Calibri" w:eastAsia="Calibri" w:hAnsi="Calibri" w:cs="Calibri"/>
                <w:color w:val="000000" w:themeColor="text1"/>
                <w:sz w:val="22"/>
                <w:szCs w:val="22"/>
              </w:rPr>
              <w:t>appropriate</w:t>
            </w:r>
            <w:r w:rsidRPr="5EC65EC0">
              <w:rPr>
                <w:rFonts w:ascii="Calibri" w:eastAsia="Calibri" w:hAnsi="Calibri" w:cs="Calibri"/>
                <w:color w:val="000000" w:themeColor="text1"/>
                <w:sz w:val="22"/>
                <w:szCs w:val="22"/>
              </w:rPr>
              <w:t xml:space="preserve"> changes</w:t>
            </w:r>
          </w:p>
        </w:tc>
        <w:tc>
          <w:tcPr>
            <w:tcW w:w="859" w:type="dxa"/>
            <w:tcMar>
              <w:left w:w="105" w:type="dxa"/>
              <w:right w:w="105" w:type="dxa"/>
            </w:tcMar>
          </w:tcPr>
          <w:p w14:paraId="4A05B188" w14:textId="1CB65F7B" w:rsidR="45FD3C49" w:rsidRDefault="6A5D4A22" w:rsidP="5EC65EC0">
            <w:pPr>
              <w:tabs>
                <w:tab w:val="left" w:pos="3686"/>
              </w:tabs>
              <w:spacing w:line="259" w:lineRule="auto"/>
              <w:rPr>
                <w:rFonts w:ascii="Calibri" w:eastAsia="Calibri" w:hAnsi="Calibri" w:cs="Calibri"/>
                <w:color w:val="000000" w:themeColor="text1"/>
                <w:sz w:val="22"/>
                <w:szCs w:val="22"/>
              </w:rPr>
            </w:pPr>
            <w:r w:rsidRPr="5EC65EC0">
              <w:rPr>
                <w:rFonts w:ascii="Calibri" w:eastAsia="Calibri" w:hAnsi="Calibri" w:cs="Calibri"/>
                <w:color w:val="000000" w:themeColor="text1"/>
                <w:sz w:val="22"/>
                <w:szCs w:val="22"/>
              </w:rPr>
              <w:t>Open</w:t>
            </w:r>
          </w:p>
        </w:tc>
      </w:tr>
      <w:tr w:rsidR="45FD3C49" w14:paraId="1B869C99" w14:textId="77777777" w:rsidTr="5EC65EC0">
        <w:trPr>
          <w:trHeight w:val="300"/>
        </w:trPr>
        <w:tc>
          <w:tcPr>
            <w:tcW w:w="401" w:type="dxa"/>
            <w:tcMar>
              <w:left w:w="105" w:type="dxa"/>
              <w:right w:w="105" w:type="dxa"/>
            </w:tcMar>
          </w:tcPr>
          <w:p w14:paraId="49B8F03B" w14:textId="7620FA9C" w:rsidR="45FD3C49" w:rsidRDefault="45FD3C49" w:rsidP="45FD3C49">
            <w:pPr>
              <w:tabs>
                <w:tab w:val="left" w:pos="3686"/>
              </w:tabs>
              <w:spacing w:line="259" w:lineRule="auto"/>
              <w:rPr>
                <w:rFonts w:ascii="Calibri" w:eastAsia="Calibri" w:hAnsi="Calibri" w:cs="Calibri"/>
                <w:color w:val="000000" w:themeColor="text1"/>
                <w:sz w:val="22"/>
                <w:szCs w:val="22"/>
              </w:rPr>
            </w:pPr>
            <w:r w:rsidRPr="45FD3C49">
              <w:rPr>
                <w:rFonts w:ascii="Calibri" w:eastAsia="Calibri" w:hAnsi="Calibri" w:cs="Calibri"/>
                <w:b/>
                <w:bCs/>
                <w:color w:val="000000" w:themeColor="text1"/>
                <w:sz w:val="22"/>
                <w:szCs w:val="22"/>
                <w:lang w:val="en-GB"/>
              </w:rPr>
              <w:t>5</w:t>
            </w:r>
          </w:p>
        </w:tc>
        <w:tc>
          <w:tcPr>
            <w:tcW w:w="1948" w:type="dxa"/>
            <w:tcMar>
              <w:left w:w="105" w:type="dxa"/>
              <w:right w:w="105" w:type="dxa"/>
            </w:tcMar>
          </w:tcPr>
          <w:p w14:paraId="067D0792" w14:textId="3C4898E2" w:rsidR="45FD3C49" w:rsidRDefault="02D458FF" w:rsidP="5EC65EC0">
            <w:pPr>
              <w:tabs>
                <w:tab w:val="left" w:pos="3686"/>
              </w:tabs>
              <w:spacing w:line="259" w:lineRule="auto"/>
              <w:rPr>
                <w:rFonts w:ascii="Calibri" w:eastAsia="Calibri" w:hAnsi="Calibri" w:cs="Calibri"/>
                <w:color w:val="000000" w:themeColor="text1"/>
                <w:sz w:val="22"/>
                <w:szCs w:val="22"/>
              </w:rPr>
            </w:pPr>
            <w:r w:rsidRPr="5EC65EC0">
              <w:rPr>
                <w:rFonts w:ascii="Calibri" w:eastAsia="Calibri" w:hAnsi="Calibri" w:cs="Calibri"/>
                <w:color w:val="000000" w:themeColor="text1"/>
                <w:sz w:val="22"/>
                <w:szCs w:val="22"/>
              </w:rPr>
              <w:t>Product Implementation</w:t>
            </w:r>
          </w:p>
        </w:tc>
        <w:tc>
          <w:tcPr>
            <w:tcW w:w="1077" w:type="dxa"/>
            <w:tcMar>
              <w:left w:w="105" w:type="dxa"/>
              <w:right w:w="105" w:type="dxa"/>
            </w:tcMar>
          </w:tcPr>
          <w:p w14:paraId="4B06B09A" w14:textId="23E5727D" w:rsidR="45FD3C49" w:rsidRDefault="02D458FF" w:rsidP="5EC65EC0">
            <w:pPr>
              <w:tabs>
                <w:tab w:val="left" w:pos="3686"/>
              </w:tabs>
              <w:spacing w:line="259" w:lineRule="auto"/>
              <w:rPr>
                <w:rFonts w:ascii="Calibri" w:eastAsia="Calibri" w:hAnsi="Calibri" w:cs="Calibri"/>
                <w:color w:val="000000" w:themeColor="text1"/>
                <w:sz w:val="22"/>
                <w:szCs w:val="22"/>
              </w:rPr>
            </w:pPr>
            <w:r w:rsidRPr="5EC65EC0">
              <w:rPr>
                <w:rFonts w:ascii="Calibri" w:eastAsia="Calibri" w:hAnsi="Calibri" w:cs="Calibri"/>
                <w:color w:val="000000" w:themeColor="text1"/>
                <w:sz w:val="22"/>
                <w:szCs w:val="22"/>
                <w:highlight w:val="yellow"/>
                <w:lang w:val="en-GB"/>
              </w:rPr>
              <w:t>Medium</w:t>
            </w:r>
          </w:p>
          <w:p w14:paraId="5E1A3556" w14:textId="4EAEC624" w:rsidR="45FD3C49" w:rsidRDefault="45FD3C49" w:rsidP="5EC65EC0">
            <w:pPr>
              <w:tabs>
                <w:tab w:val="left" w:pos="3686"/>
              </w:tabs>
              <w:spacing w:line="259" w:lineRule="auto"/>
              <w:rPr>
                <w:rFonts w:ascii="Calibri" w:eastAsia="Calibri" w:hAnsi="Calibri" w:cs="Calibri"/>
                <w:color w:val="000000" w:themeColor="text1"/>
                <w:sz w:val="22"/>
                <w:szCs w:val="22"/>
              </w:rPr>
            </w:pPr>
          </w:p>
        </w:tc>
        <w:tc>
          <w:tcPr>
            <w:tcW w:w="1833" w:type="dxa"/>
            <w:tcMar>
              <w:left w:w="105" w:type="dxa"/>
              <w:right w:w="105" w:type="dxa"/>
            </w:tcMar>
          </w:tcPr>
          <w:p w14:paraId="01D0B225" w14:textId="204236EB" w:rsidR="45FD3C49" w:rsidRDefault="02D458FF" w:rsidP="5EC65EC0">
            <w:pPr>
              <w:tabs>
                <w:tab w:val="left" w:pos="3686"/>
              </w:tabs>
              <w:spacing w:line="259" w:lineRule="auto"/>
              <w:rPr>
                <w:rFonts w:ascii="Calibri" w:eastAsia="Calibri" w:hAnsi="Calibri" w:cs="Calibri"/>
                <w:color w:val="000000" w:themeColor="text1"/>
                <w:sz w:val="22"/>
                <w:szCs w:val="22"/>
              </w:rPr>
            </w:pPr>
            <w:r w:rsidRPr="5EC65EC0">
              <w:rPr>
                <w:rFonts w:ascii="Calibri" w:eastAsia="Calibri" w:hAnsi="Calibri" w:cs="Calibri"/>
                <w:color w:val="000000" w:themeColor="text1"/>
                <w:sz w:val="22"/>
                <w:szCs w:val="22"/>
                <w:highlight w:val="red"/>
                <w:lang w:val="en-GB"/>
              </w:rPr>
              <w:t>High</w:t>
            </w:r>
          </w:p>
          <w:p w14:paraId="2C6EDC05" w14:textId="19C8C7B0" w:rsidR="45FD3C49" w:rsidRDefault="45FD3C49" w:rsidP="5EC65EC0">
            <w:pPr>
              <w:tabs>
                <w:tab w:val="left" w:pos="3686"/>
              </w:tabs>
              <w:spacing w:line="259" w:lineRule="auto"/>
              <w:rPr>
                <w:rFonts w:ascii="Calibri" w:eastAsia="Calibri" w:hAnsi="Calibri" w:cs="Calibri"/>
                <w:color w:val="000000" w:themeColor="text1"/>
                <w:sz w:val="22"/>
                <w:szCs w:val="22"/>
              </w:rPr>
            </w:pPr>
          </w:p>
        </w:tc>
        <w:tc>
          <w:tcPr>
            <w:tcW w:w="974" w:type="dxa"/>
            <w:tcMar>
              <w:left w:w="105" w:type="dxa"/>
              <w:right w:w="105" w:type="dxa"/>
            </w:tcMar>
          </w:tcPr>
          <w:p w14:paraId="5CD4F4CD" w14:textId="76107107" w:rsidR="45FD3C49" w:rsidRDefault="02D458FF" w:rsidP="5EC65EC0">
            <w:pPr>
              <w:tabs>
                <w:tab w:val="left" w:pos="3686"/>
              </w:tabs>
              <w:spacing w:line="259" w:lineRule="auto"/>
              <w:rPr>
                <w:rFonts w:ascii="Calibri" w:eastAsia="Calibri" w:hAnsi="Calibri" w:cs="Calibri"/>
                <w:color w:val="000000" w:themeColor="text1"/>
                <w:sz w:val="22"/>
                <w:szCs w:val="22"/>
              </w:rPr>
            </w:pPr>
            <w:r w:rsidRPr="5EC65EC0">
              <w:rPr>
                <w:rFonts w:ascii="Calibri" w:eastAsia="Calibri" w:hAnsi="Calibri" w:cs="Calibri"/>
                <w:color w:val="000000" w:themeColor="text1"/>
                <w:sz w:val="22"/>
                <w:szCs w:val="22"/>
              </w:rPr>
              <w:t>Police Force</w:t>
            </w:r>
          </w:p>
        </w:tc>
        <w:tc>
          <w:tcPr>
            <w:tcW w:w="2268" w:type="dxa"/>
            <w:tcMar>
              <w:left w:w="105" w:type="dxa"/>
              <w:right w:w="105" w:type="dxa"/>
            </w:tcMar>
          </w:tcPr>
          <w:p w14:paraId="02A684F3" w14:textId="18A6E566" w:rsidR="45FD3C49" w:rsidRDefault="042827CA" w:rsidP="5EC65EC0">
            <w:pPr>
              <w:tabs>
                <w:tab w:val="left" w:pos="3686"/>
              </w:tabs>
              <w:spacing w:line="259" w:lineRule="auto"/>
              <w:rPr>
                <w:rFonts w:ascii="Calibri" w:eastAsia="Calibri" w:hAnsi="Calibri" w:cs="Calibri"/>
                <w:color w:val="000000" w:themeColor="text1"/>
                <w:sz w:val="22"/>
                <w:szCs w:val="22"/>
              </w:rPr>
            </w:pPr>
            <w:r w:rsidRPr="5EC65EC0">
              <w:rPr>
                <w:rFonts w:ascii="Calibri" w:eastAsia="Calibri" w:hAnsi="Calibri" w:cs="Calibri"/>
                <w:color w:val="000000" w:themeColor="text1"/>
                <w:sz w:val="22"/>
                <w:szCs w:val="22"/>
              </w:rPr>
              <w:t xml:space="preserve">The </w:t>
            </w:r>
            <w:r w:rsidR="00EE6438">
              <w:rPr>
                <w:rFonts w:ascii="Calibri" w:eastAsia="Calibri" w:hAnsi="Calibri" w:cs="Calibri"/>
                <w:color w:val="000000" w:themeColor="text1"/>
                <w:sz w:val="22"/>
                <w:szCs w:val="22"/>
              </w:rPr>
              <w:t>Banks</w:t>
            </w:r>
            <w:r w:rsidRPr="5EC65EC0">
              <w:rPr>
                <w:rFonts w:ascii="Calibri" w:eastAsia="Calibri" w:hAnsi="Calibri" w:cs="Calibri"/>
                <w:color w:val="000000" w:themeColor="text1"/>
                <w:sz w:val="22"/>
                <w:szCs w:val="22"/>
              </w:rPr>
              <w:t xml:space="preserve"> would need to check if they could implement my product into their system</w:t>
            </w:r>
          </w:p>
        </w:tc>
        <w:tc>
          <w:tcPr>
            <w:tcW w:w="859" w:type="dxa"/>
            <w:tcMar>
              <w:left w:w="105" w:type="dxa"/>
              <w:right w:w="105" w:type="dxa"/>
            </w:tcMar>
          </w:tcPr>
          <w:p w14:paraId="05186027" w14:textId="3BF1E766" w:rsidR="45FD3C49" w:rsidRDefault="02D458FF" w:rsidP="5EC65EC0">
            <w:pPr>
              <w:tabs>
                <w:tab w:val="left" w:pos="3686"/>
              </w:tabs>
              <w:spacing w:line="259" w:lineRule="auto"/>
              <w:rPr>
                <w:rFonts w:ascii="Calibri" w:eastAsia="Calibri" w:hAnsi="Calibri" w:cs="Calibri"/>
                <w:color w:val="000000" w:themeColor="text1"/>
                <w:sz w:val="22"/>
                <w:szCs w:val="22"/>
              </w:rPr>
            </w:pPr>
            <w:r w:rsidRPr="5EC65EC0">
              <w:rPr>
                <w:rFonts w:ascii="Calibri" w:eastAsia="Calibri" w:hAnsi="Calibri" w:cs="Calibri"/>
                <w:color w:val="000000" w:themeColor="text1"/>
                <w:sz w:val="22"/>
                <w:szCs w:val="22"/>
              </w:rPr>
              <w:t>OPEN</w:t>
            </w:r>
          </w:p>
        </w:tc>
      </w:tr>
    </w:tbl>
    <w:p w14:paraId="4A2289E6" w14:textId="3C821D31" w:rsidR="5EC65EC0" w:rsidRDefault="5EC65EC0"/>
    <w:p w14:paraId="6F1D0EE8" w14:textId="4D0CA3CE" w:rsidR="5EC65EC0" w:rsidRDefault="5EC65EC0" w:rsidP="5EC65EC0"/>
    <w:p w14:paraId="38FAC196" w14:textId="5EE661AD" w:rsidR="3D28A88F" w:rsidRDefault="008424AB" w:rsidP="4D5252EA">
      <w:pPr>
        <w:pStyle w:val="Heading2"/>
      </w:pPr>
      <w:bookmarkStart w:id="87" w:name="_Toc195443086"/>
      <w:r>
        <w:lastRenderedPageBreak/>
        <w:t>Bibliography</w:t>
      </w:r>
      <w:bookmarkEnd w:id="87"/>
    </w:p>
    <w:p w14:paraId="7A7DF09F" w14:textId="40DAAE6B" w:rsidR="00313541" w:rsidRPr="00313541" w:rsidRDefault="00313541" w:rsidP="00313541">
      <w:pPr>
        <w:rPr>
          <w:lang w:val="en-GB"/>
        </w:rPr>
      </w:pPr>
      <w:proofErr w:type="spellStart"/>
      <w:r w:rsidRPr="00313541">
        <w:rPr>
          <w:lang w:val="en-GB"/>
        </w:rPr>
        <w:t>Dahiwade</w:t>
      </w:r>
      <w:proofErr w:type="spellEnd"/>
      <w:r w:rsidRPr="00313541">
        <w:rPr>
          <w:lang w:val="en-GB"/>
        </w:rPr>
        <w:t xml:space="preserve">, D., </w:t>
      </w:r>
      <w:proofErr w:type="spellStart"/>
      <w:r w:rsidRPr="00313541">
        <w:rPr>
          <w:lang w:val="en-GB"/>
        </w:rPr>
        <w:t>Patle</w:t>
      </w:r>
      <w:proofErr w:type="spellEnd"/>
      <w:r w:rsidRPr="00313541">
        <w:rPr>
          <w:lang w:val="en-GB"/>
        </w:rPr>
        <w:t>, G. and Meshram, E. (2019) Designing disease prediction model using machine learning approach. 2019 3rd International Conference on Computing Methodologies and Communication (ICCMC), Erode, India, pp. 1211–1215. Available at: https://doi.org/10.1109/ICCMC.2019.8819782 (Accessed: 03/02/25)</w:t>
      </w:r>
    </w:p>
    <w:p w14:paraId="229A7313" w14:textId="46B3EC91" w:rsidR="00313541" w:rsidRPr="00313541" w:rsidRDefault="00313541" w:rsidP="00313541">
      <w:pPr>
        <w:rPr>
          <w:lang w:val="en-GB"/>
        </w:rPr>
      </w:pPr>
      <w:proofErr w:type="spellStart"/>
      <w:r w:rsidRPr="00313541">
        <w:rPr>
          <w:lang w:val="en-GB"/>
        </w:rPr>
        <w:t>Grampurohit</w:t>
      </w:r>
      <w:proofErr w:type="spellEnd"/>
      <w:r w:rsidRPr="00313541">
        <w:rPr>
          <w:lang w:val="en-GB"/>
        </w:rPr>
        <w:t xml:space="preserve">, S. and </w:t>
      </w:r>
      <w:proofErr w:type="spellStart"/>
      <w:r w:rsidRPr="00313541">
        <w:rPr>
          <w:lang w:val="en-GB"/>
        </w:rPr>
        <w:t>Sagarnal</w:t>
      </w:r>
      <w:proofErr w:type="spellEnd"/>
      <w:r w:rsidRPr="00313541">
        <w:rPr>
          <w:lang w:val="en-GB"/>
        </w:rPr>
        <w:t>, C. (2020) Disease prediction using machine learning algorithms. 2020 International Conference for Emerging Technology (INCET), Belgaum, India, pp. 1–7. Available at: https://doi.org/10.1109/INCET49848.2020.9154130 (Accessed: 03/02/25)</w:t>
      </w:r>
    </w:p>
    <w:p w14:paraId="1A3D5780" w14:textId="77777777" w:rsidR="00313541" w:rsidRPr="00313541" w:rsidRDefault="00313541" w:rsidP="00313541">
      <w:pPr>
        <w:rPr>
          <w:lang w:val="en-GB"/>
        </w:rPr>
      </w:pPr>
      <w:r w:rsidRPr="00313541">
        <w:rPr>
          <w:lang w:val="en-GB"/>
        </w:rPr>
        <w:t xml:space="preserve">Islam, S.R., Eberle, W. and Ghafoor, S.K. (2018) Credit default mining using combined machine learning and heuristic approach. </w:t>
      </w:r>
      <w:proofErr w:type="spellStart"/>
      <w:r w:rsidRPr="00313541">
        <w:rPr>
          <w:lang w:val="en-GB"/>
        </w:rPr>
        <w:t>ArXiv</w:t>
      </w:r>
      <w:proofErr w:type="spellEnd"/>
      <w:r w:rsidRPr="00313541">
        <w:rPr>
          <w:lang w:val="en-GB"/>
        </w:rPr>
        <w:t>, abs/1807.01176.</w:t>
      </w:r>
    </w:p>
    <w:p w14:paraId="3CDBDFA6" w14:textId="56FF411E" w:rsidR="00313541" w:rsidRPr="00313541" w:rsidRDefault="00313541" w:rsidP="00313541">
      <w:pPr>
        <w:rPr>
          <w:lang w:val="en-GB"/>
        </w:rPr>
      </w:pPr>
      <w:proofErr w:type="spellStart"/>
      <w:r w:rsidRPr="00313541">
        <w:rPr>
          <w:lang w:val="en-GB"/>
        </w:rPr>
        <w:t>Labellerr</w:t>
      </w:r>
      <w:proofErr w:type="spellEnd"/>
      <w:r w:rsidRPr="00313541">
        <w:rPr>
          <w:lang w:val="en-GB"/>
        </w:rPr>
        <w:t>. (2022) Machine learning steps: A complete guide for beginner in ML. [online] Available at: https://www.labellerr.com/blog/machine-learning-steps-a-complete-guide-to-the-ml-process/</w:t>
      </w:r>
    </w:p>
    <w:p w14:paraId="0C43D8AB" w14:textId="233D35D5" w:rsidR="00313541" w:rsidRPr="00313541" w:rsidRDefault="00313541" w:rsidP="00313541">
      <w:pPr>
        <w:rPr>
          <w:lang w:val="fr-FR"/>
        </w:rPr>
      </w:pPr>
      <w:r w:rsidRPr="00313541">
        <w:rPr>
          <w:lang w:val="en-GB"/>
        </w:rPr>
        <w:t xml:space="preserve">Lontsi </w:t>
      </w:r>
      <w:proofErr w:type="spellStart"/>
      <w:r w:rsidRPr="00313541">
        <w:rPr>
          <w:lang w:val="en-GB"/>
        </w:rPr>
        <w:t>Saadio</w:t>
      </w:r>
      <w:proofErr w:type="spellEnd"/>
      <w:r w:rsidRPr="00313541">
        <w:rPr>
          <w:lang w:val="en-GB"/>
        </w:rPr>
        <w:t xml:space="preserve">, C., Adoni, W.Y.H., </w:t>
      </w:r>
      <w:proofErr w:type="spellStart"/>
      <w:r w:rsidRPr="00313541">
        <w:rPr>
          <w:lang w:val="en-GB"/>
        </w:rPr>
        <w:t>Aworka</w:t>
      </w:r>
      <w:proofErr w:type="spellEnd"/>
      <w:r w:rsidRPr="00313541">
        <w:rPr>
          <w:lang w:val="en-GB"/>
        </w:rPr>
        <w:t xml:space="preserve">, R., Zoueu, J.T., Kalala Mutombo, F. and </w:t>
      </w:r>
      <w:proofErr w:type="spellStart"/>
      <w:r w:rsidRPr="00313541">
        <w:rPr>
          <w:lang w:val="en-GB"/>
        </w:rPr>
        <w:t>Kimpolo</w:t>
      </w:r>
      <w:proofErr w:type="spellEnd"/>
      <w:r w:rsidRPr="00313541">
        <w:rPr>
          <w:lang w:val="en-GB"/>
        </w:rPr>
        <w:t xml:space="preserve">, C.L.M. (2022) Crops Yield Prediction Based on Machine Learning Models: Case of West African Countries. </w:t>
      </w:r>
      <w:r w:rsidRPr="00313541">
        <w:rPr>
          <w:lang w:val="fr-FR"/>
        </w:rPr>
        <w:t xml:space="preserve">SSRN </w:t>
      </w:r>
      <w:proofErr w:type="spellStart"/>
      <w:r w:rsidRPr="00313541">
        <w:rPr>
          <w:lang w:val="fr-FR"/>
        </w:rPr>
        <w:t>Electronic</w:t>
      </w:r>
      <w:proofErr w:type="spellEnd"/>
      <w:r w:rsidRPr="00313541">
        <w:rPr>
          <w:lang w:val="fr-FR"/>
        </w:rPr>
        <w:t xml:space="preserve"> Journal. </w:t>
      </w:r>
      <w:proofErr w:type="spellStart"/>
      <w:r w:rsidRPr="00313541">
        <w:rPr>
          <w:lang w:val="fr-FR"/>
        </w:rPr>
        <w:t>doi</w:t>
      </w:r>
      <w:proofErr w:type="spellEnd"/>
      <w:r w:rsidRPr="00313541">
        <w:rPr>
          <w:lang w:val="fr-FR"/>
        </w:rPr>
        <w:t>: https://doi.org/10.2139/ssrn.4003105</w:t>
      </w:r>
    </w:p>
    <w:p w14:paraId="06021692" w14:textId="27D192AB" w:rsidR="00313541" w:rsidRPr="00313541" w:rsidRDefault="00313541" w:rsidP="00313541">
      <w:pPr>
        <w:rPr>
          <w:lang w:val="en-GB"/>
        </w:rPr>
      </w:pPr>
      <w:proofErr w:type="spellStart"/>
      <w:r w:rsidRPr="00313541">
        <w:rPr>
          <w:lang w:val="fr-FR"/>
        </w:rPr>
        <w:t>López</w:t>
      </w:r>
      <w:proofErr w:type="spellEnd"/>
      <w:r w:rsidRPr="00313541">
        <w:rPr>
          <w:lang w:val="fr-FR"/>
        </w:rPr>
        <w:t xml:space="preserve"> Steinmetz, L.C. et al. </w:t>
      </w:r>
      <w:r w:rsidRPr="00313541">
        <w:rPr>
          <w:lang w:val="en-GB"/>
        </w:rPr>
        <w:t>(2024) Machine learning models predict the emergence of depression in Argentinean college students during periods of COVID-19 quarantine. Frontiers in Psychiatry, 15. Available at: https://doi.org/10.3389/fpsyt.2024.1376784</w:t>
      </w:r>
    </w:p>
    <w:p w14:paraId="4597D778" w14:textId="2329E767" w:rsidR="00313541" w:rsidRPr="00313541" w:rsidRDefault="00313541" w:rsidP="00313541">
      <w:pPr>
        <w:rPr>
          <w:lang w:val="en-GB"/>
        </w:rPr>
      </w:pPr>
      <w:r w:rsidRPr="00313541">
        <w:rPr>
          <w:lang w:val="en-GB"/>
        </w:rPr>
        <w:t>Luna, J.C. (2020) Python vs R for Data Science: Which Should You Learn? [online] Datacamp.com. Available at: https://www.datacamp.com/blog/python-vs-r-for-data-science-whats-the-difference?dc_referrer=https%3A%2F%2Fwww.google.com%2F (Accessed: 24 Feb. 2025)</w:t>
      </w:r>
    </w:p>
    <w:p w14:paraId="2F40AB3D" w14:textId="50EA72D3" w:rsidR="00313541" w:rsidRPr="00313541" w:rsidRDefault="00313541" w:rsidP="00313541">
      <w:pPr>
        <w:rPr>
          <w:lang w:val="en-GB"/>
        </w:rPr>
      </w:pPr>
      <w:proofErr w:type="spellStart"/>
      <w:r w:rsidRPr="00313541">
        <w:rPr>
          <w:lang w:val="en-GB"/>
        </w:rPr>
        <w:t>Mosavi</w:t>
      </w:r>
      <w:proofErr w:type="spellEnd"/>
      <w:r w:rsidRPr="00313541">
        <w:rPr>
          <w:lang w:val="en-GB"/>
        </w:rPr>
        <w:t>, A., Ozturk, P. and Chau, K.-w. (2018) Flood prediction using machine learning models: Literature review. Water, 10(11), p. 1536. Available at: https://doi.org/10.3390/w10111536 (Accessed: 03/02/25)</w:t>
      </w:r>
    </w:p>
    <w:p w14:paraId="22CEDA28" w14:textId="2F835778" w:rsidR="00313541" w:rsidRPr="00313541" w:rsidRDefault="00313541" w:rsidP="00313541">
      <w:pPr>
        <w:rPr>
          <w:lang w:val="en-GB"/>
        </w:rPr>
      </w:pPr>
      <w:r w:rsidRPr="00313541">
        <w:rPr>
          <w:lang w:val="en-GB"/>
        </w:rPr>
        <w:t xml:space="preserve">Mulder, P. (2018) Heuristic Method, a problem-solving method | </w:t>
      </w:r>
      <w:proofErr w:type="spellStart"/>
      <w:r w:rsidRPr="00313541">
        <w:rPr>
          <w:lang w:val="en-GB"/>
        </w:rPr>
        <w:t>ToolsHero</w:t>
      </w:r>
      <w:proofErr w:type="spellEnd"/>
      <w:r w:rsidRPr="00313541">
        <w:rPr>
          <w:lang w:val="en-GB"/>
        </w:rPr>
        <w:t xml:space="preserve">. [online] </w:t>
      </w:r>
      <w:proofErr w:type="spellStart"/>
      <w:r w:rsidRPr="00313541">
        <w:rPr>
          <w:lang w:val="en-GB"/>
        </w:rPr>
        <w:t>toolshero</w:t>
      </w:r>
      <w:proofErr w:type="spellEnd"/>
      <w:r w:rsidRPr="00313541">
        <w:rPr>
          <w:lang w:val="en-GB"/>
        </w:rPr>
        <w:t>. Available at: https://www.toolshero.com/problem-solving/heuristic-method/</w:t>
      </w:r>
    </w:p>
    <w:p w14:paraId="6BD50D69" w14:textId="4979C840" w:rsidR="00313541" w:rsidRPr="00313541" w:rsidRDefault="00313541" w:rsidP="00313541">
      <w:pPr>
        <w:rPr>
          <w:lang w:val="en-GB"/>
        </w:rPr>
      </w:pPr>
      <w:proofErr w:type="spellStart"/>
      <w:r w:rsidRPr="00313541">
        <w:rPr>
          <w:lang w:val="en-GB"/>
        </w:rPr>
        <w:t>Pamporaki</w:t>
      </w:r>
      <w:proofErr w:type="spellEnd"/>
      <w:r w:rsidRPr="00313541">
        <w:rPr>
          <w:lang w:val="en-GB"/>
        </w:rPr>
        <w:t>, C. et al. (2023) Machine learning models for prediction of metastatic pheochromocytoma and paraganglioma: a cross-sectional cohort study. The Lancet. Digital Health, 5(9), pp. e551–e559. Available at: https://doi.org/10.1016/S2589-7500(23)00094-8</w:t>
      </w:r>
    </w:p>
    <w:p w14:paraId="5C19D9B4" w14:textId="00237C11" w:rsidR="00313541" w:rsidRPr="00313541" w:rsidRDefault="00313541" w:rsidP="00313541">
      <w:pPr>
        <w:rPr>
          <w:lang w:val="en-GB"/>
        </w:rPr>
      </w:pPr>
      <w:r w:rsidRPr="00313541">
        <w:rPr>
          <w:lang w:val="en-GB"/>
        </w:rPr>
        <w:lastRenderedPageBreak/>
        <w:t xml:space="preserve">Perović, Marija et al. (no date) Machine Learning Models for Predicting the Ammonium Concentration in Alluvial Groundwaters. Environmental </w:t>
      </w:r>
      <w:proofErr w:type="spellStart"/>
      <w:r w:rsidRPr="00313541">
        <w:rPr>
          <w:lang w:val="en-GB"/>
        </w:rPr>
        <w:t>Modeling</w:t>
      </w:r>
      <w:proofErr w:type="spellEnd"/>
      <w:r w:rsidRPr="00313541">
        <w:rPr>
          <w:lang w:val="en-GB"/>
        </w:rPr>
        <w:t xml:space="preserve"> &amp; Assessment, 26(2), pp. 187–203. Available at: https://doi.org/10.1007/s10666-020-09731-9</w:t>
      </w:r>
    </w:p>
    <w:p w14:paraId="3198ABFD" w14:textId="1E89AD09" w:rsidR="00313541" w:rsidRPr="00313541" w:rsidRDefault="00313541" w:rsidP="00313541">
      <w:pPr>
        <w:rPr>
          <w:lang w:val="en-GB"/>
        </w:rPr>
      </w:pPr>
      <w:r w:rsidRPr="00313541">
        <w:rPr>
          <w:lang w:val="en-GB"/>
        </w:rPr>
        <w:t>Wang, Y. et al. (2023) Prediction of TBM operation parameters using machine learning models based on BPSO. Advanced Engineering Informatics, 56. Available at: https://doi.org/10.1016/j.aei.2023.101955</w:t>
      </w:r>
    </w:p>
    <w:p w14:paraId="4443D5EA" w14:textId="490AE8D1" w:rsidR="00884998" w:rsidRPr="00F07A73" w:rsidRDefault="00313541" w:rsidP="00313541">
      <w:pPr>
        <w:rPr>
          <w:lang w:val="en-GB"/>
        </w:rPr>
      </w:pPr>
      <w:r w:rsidRPr="00313541">
        <w:rPr>
          <w:lang w:val="en-GB"/>
        </w:rPr>
        <w:t>Yeh, I. (2009) [Dataset] Default of Credit Card Clients. UCI Machine Learning Repository. Available at: https://doi.org/10.24432/C55S3H</w:t>
      </w:r>
    </w:p>
    <w:p w14:paraId="0220EFD3" w14:textId="14E7FC79" w:rsidR="006151B9" w:rsidRDefault="006151B9" w:rsidP="00633312">
      <w:pPr>
        <w:pStyle w:val="Heading2"/>
      </w:pPr>
      <w:bookmarkStart w:id="88" w:name="_Toc195443087"/>
      <w:r>
        <w:t xml:space="preserve">Use of Generative Artificial Intelligence (GAI) </w:t>
      </w:r>
      <w:r w:rsidR="00633312">
        <w:t>Statement</w:t>
      </w:r>
      <w:bookmarkEnd w:id="88"/>
    </w:p>
    <w:tbl>
      <w:tblPr>
        <w:tblW w:w="9344"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159"/>
        <w:gridCol w:w="1527"/>
        <w:gridCol w:w="2579"/>
        <w:gridCol w:w="4079"/>
      </w:tblGrid>
      <w:tr w:rsidR="00633312" w:rsidRPr="00633312" w14:paraId="7D0ACE72" w14:textId="77777777" w:rsidTr="00733177">
        <w:trPr>
          <w:trHeight w:val="300"/>
        </w:trPr>
        <w:tc>
          <w:tcPr>
            <w:tcW w:w="1159" w:type="dxa"/>
            <w:tcBorders>
              <w:top w:val="single" w:sz="6" w:space="0" w:color="auto"/>
              <w:left w:val="single" w:sz="6" w:space="0" w:color="auto"/>
              <w:bottom w:val="single" w:sz="6" w:space="0" w:color="auto"/>
              <w:right w:val="single" w:sz="6" w:space="0" w:color="auto"/>
            </w:tcBorders>
            <w:shd w:val="clear" w:color="auto" w:fill="7030A0"/>
            <w:hideMark/>
          </w:tcPr>
          <w:p w14:paraId="57E0F854" w14:textId="77777777" w:rsidR="00633312" w:rsidRPr="00633312" w:rsidRDefault="00633312" w:rsidP="00633312">
            <w:pPr>
              <w:rPr>
                <w:rFonts w:asciiTheme="majorHAnsi" w:hAnsiTheme="majorHAnsi" w:cstheme="majorBidi"/>
                <w:color w:val="000000" w:themeColor="text1"/>
                <w:lang w:val="en-GB"/>
              </w:rPr>
            </w:pPr>
            <w:r w:rsidRPr="00633312">
              <w:rPr>
                <w:rFonts w:asciiTheme="majorHAnsi" w:hAnsiTheme="majorHAnsi" w:cstheme="majorBidi"/>
                <w:b/>
                <w:bCs/>
                <w:color w:val="000000" w:themeColor="text1"/>
                <w:lang w:val="en-GB"/>
              </w:rPr>
              <w:t>Appendix</w:t>
            </w:r>
            <w:r w:rsidRPr="00633312">
              <w:rPr>
                <w:rFonts w:asciiTheme="majorHAnsi" w:hAnsiTheme="majorHAnsi" w:cstheme="majorBidi"/>
                <w:color w:val="000000" w:themeColor="text1"/>
                <w:lang w:val="en-GB"/>
              </w:rPr>
              <w:t> </w:t>
            </w:r>
          </w:p>
        </w:tc>
        <w:tc>
          <w:tcPr>
            <w:tcW w:w="1527" w:type="dxa"/>
            <w:tcBorders>
              <w:top w:val="single" w:sz="6" w:space="0" w:color="auto"/>
              <w:left w:val="single" w:sz="6" w:space="0" w:color="auto"/>
              <w:bottom w:val="single" w:sz="6" w:space="0" w:color="auto"/>
              <w:right w:val="single" w:sz="6" w:space="0" w:color="auto"/>
            </w:tcBorders>
            <w:shd w:val="clear" w:color="auto" w:fill="7030A0"/>
            <w:hideMark/>
          </w:tcPr>
          <w:p w14:paraId="6CA39A7C" w14:textId="77777777" w:rsidR="00633312" w:rsidRPr="00FF5E10" w:rsidRDefault="00633312" w:rsidP="00633312">
            <w:pPr>
              <w:rPr>
                <w:rFonts w:asciiTheme="majorHAnsi" w:hAnsiTheme="majorHAnsi" w:cstheme="majorBidi"/>
                <w:color w:val="000000" w:themeColor="text1"/>
                <w:lang w:val="it-IT"/>
              </w:rPr>
            </w:pPr>
            <w:r w:rsidRPr="00FF5E10">
              <w:rPr>
                <w:rFonts w:asciiTheme="majorHAnsi" w:hAnsiTheme="majorHAnsi" w:cstheme="majorBidi"/>
                <w:b/>
                <w:bCs/>
                <w:color w:val="000000" w:themeColor="text1"/>
                <w:lang w:val="it-IT"/>
              </w:rPr>
              <w:t>Generative AI Tool (e.g. ChatGPT)</w:t>
            </w:r>
            <w:r w:rsidRPr="00FF5E10">
              <w:rPr>
                <w:rFonts w:asciiTheme="majorHAnsi" w:hAnsiTheme="majorHAnsi" w:cstheme="majorBidi"/>
                <w:color w:val="000000" w:themeColor="text1"/>
                <w:lang w:val="it-IT"/>
              </w:rPr>
              <w:t> </w:t>
            </w:r>
          </w:p>
        </w:tc>
        <w:tc>
          <w:tcPr>
            <w:tcW w:w="2579" w:type="dxa"/>
            <w:tcBorders>
              <w:top w:val="single" w:sz="6" w:space="0" w:color="auto"/>
              <w:left w:val="single" w:sz="6" w:space="0" w:color="auto"/>
              <w:bottom w:val="single" w:sz="6" w:space="0" w:color="auto"/>
              <w:right w:val="single" w:sz="6" w:space="0" w:color="auto"/>
            </w:tcBorders>
            <w:shd w:val="clear" w:color="auto" w:fill="7030A0"/>
            <w:hideMark/>
          </w:tcPr>
          <w:p w14:paraId="5B6A7D6F" w14:textId="77777777" w:rsidR="00633312" w:rsidRPr="00633312" w:rsidRDefault="00633312" w:rsidP="00633312">
            <w:pPr>
              <w:rPr>
                <w:rFonts w:asciiTheme="majorHAnsi" w:hAnsiTheme="majorHAnsi" w:cstheme="majorBidi"/>
                <w:color w:val="000000" w:themeColor="text1"/>
                <w:lang w:val="en-GB"/>
              </w:rPr>
            </w:pPr>
            <w:r w:rsidRPr="00633312">
              <w:rPr>
                <w:rFonts w:asciiTheme="majorHAnsi" w:hAnsiTheme="majorHAnsi" w:cstheme="majorBidi"/>
                <w:b/>
                <w:bCs/>
                <w:color w:val="000000" w:themeColor="text1"/>
                <w:lang w:val="en-GB"/>
              </w:rPr>
              <w:t>How generative AI Tool was used</w:t>
            </w:r>
            <w:r w:rsidRPr="00633312">
              <w:rPr>
                <w:rFonts w:asciiTheme="majorHAnsi" w:hAnsiTheme="majorHAnsi" w:cstheme="majorBidi"/>
                <w:color w:val="000000" w:themeColor="text1"/>
                <w:lang w:val="en-GB"/>
              </w:rPr>
              <w:t> </w:t>
            </w:r>
          </w:p>
        </w:tc>
        <w:tc>
          <w:tcPr>
            <w:tcW w:w="4079" w:type="dxa"/>
            <w:tcBorders>
              <w:top w:val="single" w:sz="6" w:space="0" w:color="auto"/>
              <w:left w:val="single" w:sz="6" w:space="0" w:color="auto"/>
              <w:bottom w:val="single" w:sz="6" w:space="0" w:color="auto"/>
              <w:right w:val="single" w:sz="6" w:space="0" w:color="auto"/>
            </w:tcBorders>
            <w:shd w:val="clear" w:color="auto" w:fill="7030A0"/>
            <w:hideMark/>
          </w:tcPr>
          <w:p w14:paraId="1F5AE4DE" w14:textId="77777777" w:rsidR="00633312" w:rsidRPr="00633312" w:rsidRDefault="00633312" w:rsidP="00633312">
            <w:pPr>
              <w:rPr>
                <w:rFonts w:asciiTheme="majorHAnsi" w:hAnsiTheme="majorHAnsi" w:cstheme="majorBidi"/>
                <w:color w:val="000000" w:themeColor="text1"/>
                <w:lang w:val="en-GB"/>
              </w:rPr>
            </w:pPr>
            <w:r w:rsidRPr="00633312">
              <w:rPr>
                <w:rFonts w:asciiTheme="majorHAnsi" w:hAnsiTheme="majorHAnsi" w:cstheme="majorBidi"/>
                <w:b/>
                <w:bCs/>
                <w:color w:val="000000" w:themeColor="text1"/>
                <w:lang w:val="en-GB"/>
              </w:rPr>
              <w:t>Reference</w:t>
            </w:r>
            <w:r w:rsidRPr="00633312">
              <w:rPr>
                <w:rFonts w:asciiTheme="majorHAnsi" w:hAnsiTheme="majorHAnsi" w:cstheme="majorBidi"/>
                <w:color w:val="000000" w:themeColor="text1"/>
                <w:lang w:val="en-GB"/>
              </w:rPr>
              <w:t> </w:t>
            </w:r>
          </w:p>
        </w:tc>
      </w:tr>
      <w:tr w:rsidR="00633312" w:rsidRPr="00912F88" w14:paraId="33B0D8EF" w14:textId="77777777" w:rsidTr="00733177">
        <w:trPr>
          <w:trHeight w:val="300"/>
        </w:trPr>
        <w:tc>
          <w:tcPr>
            <w:tcW w:w="1159" w:type="dxa"/>
            <w:tcBorders>
              <w:top w:val="single" w:sz="6" w:space="0" w:color="auto"/>
              <w:left w:val="single" w:sz="6" w:space="0" w:color="auto"/>
              <w:bottom w:val="single" w:sz="6" w:space="0" w:color="auto"/>
              <w:right w:val="single" w:sz="6" w:space="0" w:color="auto"/>
            </w:tcBorders>
            <w:shd w:val="clear" w:color="auto" w:fill="auto"/>
            <w:hideMark/>
          </w:tcPr>
          <w:p w14:paraId="229ED54A" w14:textId="77777777" w:rsidR="00633312" w:rsidRPr="00633312" w:rsidRDefault="00633312" w:rsidP="00633312">
            <w:pPr>
              <w:rPr>
                <w:rFonts w:asciiTheme="majorHAnsi" w:hAnsiTheme="majorHAnsi" w:cstheme="majorBidi"/>
                <w:lang w:val="en-GB"/>
              </w:rPr>
            </w:pPr>
            <w:r w:rsidRPr="00633312">
              <w:rPr>
                <w:rFonts w:asciiTheme="majorHAnsi" w:hAnsiTheme="majorHAnsi" w:cstheme="majorBidi"/>
                <w:lang w:val="en-GB"/>
              </w:rPr>
              <w:t>A </w:t>
            </w:r>
          </w:p>
        </w:tc>
        <w:tc>
          <w:tcPr>
            <w:tcW w:w="1527" w:type="dxa"/>
            <w:tcBorders>
              <w:top w:val="single" w:sz="6" w:space="0" w:color="auto"/>
              <w:left w:val="single" w:sz="6" w:space="0" w:color="auto"/>
              <w:bottom w:val="single" w:sz="6" w:space="0" w:color="auto"/>
              <w:right w:val="single" w:sz="6" w:space="0" w:color="auto"/>
            </w:tcBorders>
            <w:shd w:val="clear" w:color="auto" w:fill="auto"/>
            <w:hideMark/>
          </w:tcPr>
          <w:p w14:paraId="426944AF" w14:textId="77777777" w:rsidR="00633312" w:rsidRPr="00633312" w:rsidRDefault="00633312" w:rsidP="00633312">
            <w:pPr>
              <w:rPr>
                <w:rFonts w:asciiTheme="majorHAnsi" w:hAnsiTheme="majorHAnsi" w:cstheme="majorBidi"/>
                <w:lang w:val="en-GB"/>
              </w:rPr>
            </w:pPr>
            <w:r w:rsidRPr="00633312">
              <w:rPr>
                <w:rFonts w:asciiTheme="majorHAnsi" w:hAnsiTheme="majorHAnsi" w:cstheme="majorBidi"/>
                <w:lang w:val="en-GB"/>
              </w:rPr>
              <w:t>ChatGPT  </w:t>
            </w:r>
          </w:p>
        </w:tc>
        <w:tc>
          <w:tcPr>
            <w:tcW w:w="2579" w:type="dxa"/>
            <w:tcBorders>
              <w:top w:val="single" w:sz="6" w:space="0" w:color="auto"/>
              <w:left w:val="single" w:sz="6" w:space="0" w:color="auto"/>
              <w:bottom w:val="single" w:sz="6" w:space="0" w:color="auto"/>
              <w:right w:val="single" w:sz="6" w:space="0" w:color="auto"/>
            </w:tcBorders>
            <w:shd w:val="clear" w:color="auto" w:fill="auto"/>
            <w:hideMark/>
          </w:tcPr>
          <w:p w14:paraId="5B7CCE61" w14:textId="77777777" w:rsidR="00633312" w:rsidRPr="00633312" w:rsidRDefault="00633312" w:rsidP="00633312">
            <w:pPr>
              <w:rPr>
                <w:rFonts w:asciiTheme="majorHAnsi" w:hAnsiTheme="majorHAnsi" w:cstheme="majorBidi"/>
                <w:lang w:val="en-GB"/>
              </w:rPr>
            </w:pPr>
            <w:r w:rsidRPr="00633312">
              <w:rPr>
                <w:rFonts w:asciiTheme="majorHAnsi" w:hAnsiTheme="majorHAnsi" w:cstheme="majorBidi"/>
                <w:lang w:val="en-GB"/>
              </w:rPr>
              <w:t xml:space="preserve">Asked it to convert cites form articles into Leeds beckets </w:t>
            </w:r>
            <w:proofErr w:type="spellStart"/>
            <w:r w:rsidRPr="00633312">
              <w:rPr>
                <w:rFonts w:asciiTheme="majorHAnsi" w:hAnsiTheme="majorHAnsi" w:cstheme="majorBidi"/>
                <w:lang w:val="en-GB"/>
              </w:rPr>
              <w:t>havard</w:t>
            </w:r>
            <w:proofErr w:type="spellEnd"/>
            <w:r w:rsidRPr="00633312">
              <w:rPr>
                <w:rFonts w:asciiTheme="majorHAnsi" w:hAnsiTheme="majorHAnsi" w:cstheme="majorBidi"/>
                <w:lang w:val="en-GB"/>
              </w:rPr>
              <w:t xml:space="preserve"> style </w:t>
            </w:r>
          </w:p>
        </w:tc>
        <w:tc>
          <w:tcPr>
            <w:tcW w:w="4079" w:type="dxa"/>
            <w:tcBorders>
              <w:top w:val="single" w:sz="6" w:space="0" w:color="auto"/>
              <w:left w:val="single" w:sz="6" w:space="0" w:color="auto"/>
              <w:bottom w:val="single" w:sz="6" w:space="0" w:color="auto"/>
              <w:right w:val="single" w:sz="6" w:space="0" w:color="auto"/>
            </w:tcBorders>
            <w:shd w:val="clear" w:color="auto" w:fill="auto"/>
            <w:hideMark/>
          </w:tcPr>
          <w:p w14:paraId="5E065327" w14:textId="77777777" w:rsidR="00633312" w:rsidRPr="00FF5E10" w:rsidRDefault="00633312" w:rsidP="00633312">
            <w:pPr>
              <w:rPr>
                <w:rFonts w:asciiTheme="majorHAnsi" w:hAnsiTheme="majorHAnsi" w:cstheme="majorBidi"/>
                <w:lang w:val="fr-FR"/>
              </w:rPr>
            </w:pPr>
            <w:proofErr w:type="spellStart"/>
            <w:r w:rsidRPr="00FF5E10">
              <w:rPr>
                <w:rFonts w:asciiTheme="majorHAnsi" w:hAnsiTheme="majorHAnsi" w:cstheme="majorBidi"/>
                <w:lang w:val="fr-FR"/>
              </w:rPr>
              <w:t>OpenAI</w:t>
            </w:r>
            <w:proofErr w:type="spellEnd"/>
            <w:r w:rsidRPr="00FF5E10">
              <w:rPr>
                <w:rFonts w:asciiTheme="majorHAnsi" w:hAnsiTheme="majorHAnsi" w:cstheme="majorBidi"/>
                <w:lang w:val="fr-FR"/>
              </w:rPr>
              <w:t xml:space="preserve">. (2023). </w:t>
            </w:r>
            <w:proofErr w:type="spellStart"/>
            <w:r w:rsidRPr="00FF5E10">
              <w:rPr>
                <w:rFonts w:asciiTheme="majorHAnsi" w:hAnsiTheme="majorHAnsi" w:cstheme="majorBidi"/>
                <w:lang w:val="fr-FR"/>
              </w:rPr>
              <w:t>ChatGPT</w:t>
            </w:r>
            <w:proofErr w:type="spellEnd"/>
            <w:r w:rsidRPr="00FF5E10">
              <w:rPr>
                <w:rFonts w:asciiTheme="majorHAnsi" w:hAnsiTheme="majorHAnsi" w:cstheme="majorBidi"/>
                <w:lang w:val="fr-FR"/>
              </w:rPr>
              <w:t xml:space="preserve"> (Sept 12 version) [Large </w:t>
            </w:r>
            <w:proofErr w:type="spellStart"/>
            <w:r w:rsidRPr="00FF5E10">
              <w:rPr>
                <w:rFonts w:asciiTheme="majorHAnsi" w:hAnsiTheme="majorHAnsi" w:cstheme="majorBidi"/>
                <w:lang w:val="fr-FR"/>
              </w:rPr>
              <w:t>language</w:t>
            </w:r>
            <w:proofErr w:type="spellEnd"/>
            <w:r w:rsidRPr="00FF5E10">
              <w:rPr>
                <w:rFonts w:asciiTheme="majorHAnsi" w:hAnsiTheme="majorHAnsi" w:cstheme="majorBidi"/>
                <w:lang w:val="fr-FR"/>
              </w:rPr>
              <w:t xml:space="preserve"> model]. https://chat.openai.com/chat </w:t>
            </w:r>
          </w:p>
        </w:tc>
      </w:tr>
      <w:tr w:rsidR="00633312" w:rsidRPr="00912F88" w14:paraId="50681F56" w14:textId="77777777" w:rsidTr="00733177">
        <w:trPr>
          <w:trHeight w:val="300"/>
        </w:trPr>
        <w:tc>
          <w:tcPr>
            <w:tcW w:w="1159" w:type="dxa"/>
            <w:tcBorders>
              <w:top w:val="single" w:sz="6" w:space="0" w:color="auto"/>
              <w:left w:val="single" w:sz="6" w:space="0" w:color="auto"/>
              <w:bottom w:val="single" w:sz="6" w:space="0" w:color="auto"/>
              <w:right w:val="single" w:sz="6" w:space="0" w:color="auto"/>
            </w:tcBorders>
            <w:shd w:val="clear" w:color="auto" w:fill="auto"/>
            <w:hideMark/>
          </w:tcPr>
          <w:p w14:paraId="227F1388" w14:textId="77777777" w:rsidR="00633312" w:rsidRPr="00633312" w:rsidRDefault="00633312" w:rsidP="00633312">
            <w:pPr>
              <w:rPr>
                <w:rFonts w:asciiTheme="majorHAnsi" w:hAnsiTheme="majorHAnsi" w:cstheme="majorBidi"/>
                <w:lang w:val="en-GB"/>
              </w:rPr>
            </w:pPr>
            <w:r w:rsidRPr="00633312">
              <w:rPr>
                <w:rFonts w:asciiTheme="majorHAnsi" w:hAnsiTheme="majorHAnsi" w:cstheme="majorBidi"/>
                <w:lang w:val="en-GB"/>
              </w:rPr>
              <w:t>B </w:t>
            </w:r>
          </w:p>
        </w:tc>
        <w:tc>
          <w:tcPr>
            <w:tcW w:w="1527" w:type="dxa"/>
            <w:tcBorders>
              <w:top w:val="single" w:sz="6" w:space="0" w:color="auto"/>
              <w:left w:val="single" w:sz="6" w:space="0" w:color="auto"/>
              <w:bottom w:val="single" w:sz="6" w:space="0" w:color="auto"/>
              <w:right w:val="single" w:sz="6" w:space="0" w:color="auto"/>
            </w:tcBorders>
            <w:shd w:val="clear" w:color="auto" w:fill="auto"/>
            <w:hideMark/>
          </w:tcPr>
          <w:p w14:paraId="001CFF8F" w14:textId="77777777" w:rsidR="00633312" w:rsidRPr="00633312" w:rsidRDefault="00633312" w:rsidP="00633312">
            <w:pPr>
              <w:rPr>
                <w:rFonts w:asciiTheme="majorHAnsi" w:hAnsiTheme="majorHAnsi" w:cstheme="majorBidi"/>
                <w:lang w:val="en-GB"/>
              </w:rPr>
            </w:pPr>
            <w:r w:rsidRPr="00633312">
              <w:rPr>
                <w:rFonts w:asciiTheme="majorHAnsi" w:hAnsiTheme="majorHAnsi" w:cstheme="majorBidi"/>
                <w:lang w:val="en-GB"/>
              </w:rPr>
              <w:t>ChatGPT </w:t>
            </w:r>
          </w:p>
        </w:tc>
        <w:tc>
          <w:tcPr>
            <w:tcW w:w="2579" w:type="dxa"/>
            <w:tcBorders>
              <w:top w:val="single" w:sz="6" w:space="0" w:color="auto"/>
              <w:left w:val="single" w:sz="6" w:space="0" w:color="auto"/>
              <w:bottom w:val="single" w:sz="6" w:space="0" w:color="auto"/>
              <w:right w:val="single" w:sz="6" w:space="0" w:color="auto"/>
            </w:tcBorders>
            <w:shd w:val="clear" w:color="auto" w:fill="auto"/>
            <w:hideMark/>
          </w:tcPr>
          <w:p w14:paraId="7384B86F" w14:textId="77777777" w:rsidR="00633312" w:rsidRPr="00633312" w:rsidRDefault="00633312" w:rsidP="00633312">
            <w:pPr>
              <w:rPr>
                <w:rFonts w:asciiTheme="majorHAnsi" w:hAnsiTheme="majorHAnsi" w:cstheme="majorBidi"/>
              </w:rPr>
            </w:pPr>
            <w:r w:rsidRPr="00633312">
              <w:rPr>
                <w:rFonts w:asciiTheme="majorHAnsi" w:hAnsiTheme="majorHAnsi" w:cstheme="majorBidi"/>
                <w:lang w:val="en-GB"/>
              </w:rPr>
              <w:t xml:space="preserve">why does </w:t>
            </w:r>
            <w:proofErr w:type="spellStart"/>
            <w:r w:rsidRPr="00633312">
              <w:rPr>
                <w:rFonts w:asciiTheme="majorHAnsi" w:hAnsiTheme="majorHAnsi" w:cstheme="majorBidi"/>
                <w:lang w:val="en-GB"/>
              </w:rPr>
              <w:t>knn</w:t>
            </w:r>
            <w:proofErr w:type="spellEnd"/>
            <w:r w:rsidRPr="00633312">
              <w:rPr>
                <w:rFonts w:asciiTheme="majorHAnsi" w:hAnsiTheme="majorHAnsi" w:cstheme="majorBidi"/>
                <w:lang w:val="en-GB"/>
              </w:rPr>
              <w:t xml:space="preserve"> use a label can you remove it and get the same result</w:t>
            </w:r>
            <w:r w:rsidRPr="00633312">
              <w:rPr>
                <w:rFonts w:asciiTheme="majorHAnsi" w:hAnsiTheme="majorHAnsi" w:cstheme="majorBidi"/>
              </w:rPr>
              <w:t> </w:t>
            </w:r>
          </w:p>
        </w:tc>
        <w:tc>
          <w:tcPr>
            <w:tcW w:w="4079" w:type="dxa"/>
            <w:tcBorders>
              <w:top w:val="single" w:sz="6" w:space="0" w:color="auto"/>
              <w:left w:val="single" w:sz="6" w:space="0" w:color="auto"/>
              <w:bottom w:val="single" w:sz="6" w:space="0" w:color="auto"/>
              <w:right w:val="single" w:sz="6" w:space="0" w:color="auto"/>
            </w:tcBorders>
            <w:shd w:val="clear" w:color="auto" w:fill="auto"/>
            <w:hideMark/>
          </w:tcPr>
          <w:p w14:paraId="45A46FF7" w14:textId="77777777" w:rsidR="00633312" w:rsidRPr="00FF5E10" w:rsidRDefault="00633312" w:rsidP="00633312">
            <w:pPr>
              <w:rPr>
                <w:rFonts w:asciiTheme="majorHAnsi" w:hAnsiTheme="majorHAnsi" w:cstheme="majorBidi"/>
                <w:lang w:val="fr-FR"/>
              </w:rPr>
            </w:pPr>
            <w:proofErr w:type="spellStart"/>
            <w:r w:rsidRPr="00FF5E10">
              <w:rPr>
                <w:rFonts w:asciiTheme="majorHAnsi" w:hAnsiTheme="majorHAnsi" w:cstheme="majorBidi"/>
                <w:lang w:val="fr-FR"/>
              </w:rPr>
              <w:t>OpenAI</w:t>
            </w:r>
            <w:proofErr w:type="spellEnd"/>
            <w:r w:rsidRPr="00FF5E10">
              <w:rPr>
                <w:rFonts w:asciiTheme="majorHAnsi" w:hAnsiTheme="majorHAnsi" w:cstheme="majorBidi"/>
                <w:lang w:val="fr-FR"/>
              </w:rPr>
              <w:t xml:space="preserve">. (2023). </w:t>
            </w:r>
            <w:proofErr w:type="spellStart"/>
            <w:r w:rsidRPr="00FF5E10">
              <w:rPr>
                <w:rFonts w:asciiTheme="majorHAnsi" w:hAnsiTheme="majorHAnsi" w:cstheme="majorBidi"/>
                <w:lang w:val="fr-FR"/>
              </w:rPr>
              <w:t>ChatGPT</w:t>
            </w:r>
            <w:proofErr w:type="spellEnd"/>
            <w:r w:rsidRPr="00FF5E10">
              <w:rPr>
                <w:rFonts w:asciiTheme="majorHAnsi" w:hAnsiTheme="majorHAnsi" w:cstheme="majorBidi"/>
                <w:lang w:val="fr-FR"/>
              </w:rPr>
              <w:t xml:space="preserve"> (Sept 12 version) [Large </w:t>
            </w:r>
            <w:proofErr w:type="spellStart"/>
            <w:r w:rsidRPr="00FF5E10">
              <w:rPr>
                <w:rFonts w:asciiTheme="majorHAnsi" w:hAnsiTheme="majorHAnsi" w:cstheme="majorBidi"/>
                <w:lang w:val="fr-FR"/>
              </w:rPr>
              <w:t>language</w:t>
            </w:r>
            <w:proofErr w:type="spellEnd"/>
            <w:r w:rsidRPr="00FF5E10">
              <w:rPr>
                <w:rFonts w:asciiTheme="majorHAnsi" w:hAnsiTheme="majorHAnsi" w:cstheme="majorBidi"/>
                <w:lang w:val="fr-FR"/>
              </w:rPr>
              <w:t xml:space="preserve"> model]. https://chat.openai.com/chat </w:t>
            </w:r>
          </w:p>
        </w:tc>
      </w:tr>
      <w:tr w:rsidR="00733177" w:rsidRPr="00912F88" w14:paraId="5AD807B0" w14:textId="77777777" w:rsidTr="00733177">
        <w:trPr>
          <w:trHeight w:val="300"/>
        </w:trPr>
        <w:tc>
          <w:tcPr>
            <w:tcW w:w="1159" w:type="dxa"/>
            <w:tcBorders>
              <w:top w:val="single" w:sz="6" w:space="0" w:color="auto"/>
              <w:left w:val="single" w:sz="6" w:space="0" w:color="auto"/>
              <w:bottom w:val="single" w:sz="6" w:space="0" w:color="auto"/>
              <w:right w:val="single" w:sz="6" w:space="0" w:color="auto"/>
            </w:tcBorders>
            <w:shd w:val="clear" w:color="auto" w:fill="auto"/>
            <w:hideMark/>
          </w:tcPr>
          <w:p w14:paraId="45870075" w14:textId="77777777" w:rsidR="00733177" w:rsidRPr="00633312" w:rsidRDefault="00733177" w:rsidP="00733177">
            <w:pPr>
              <w:rPr>
                <w:rFonts w:asciiTheme="majorHAnsi" w:hAnsiTheme="majorHAnsi" w:cstheme="majorBidi"/>
                <w:lang w:val="en-GB"/>
              </w:rPr>
            </w:pPr>
            <w:r w:rsidRPr="00633312">
              <w:rPr>
                <w:rFonts w:asciiTheme="majorHAnsi" w:hAnsiTheme="majorHAnsi" w:cstheme="majorBidi"/>
                <w:lang w:val="en-GB"/>
              </w:rPr>
              <w:t>C </w:t>
            </w:r>
          </w:p>
        </w:tc>
        <w:tc>
          <w:tcPr>
            <w:tcW w:w="1527" w:type="dxa"/>
            <w:tcBorders>
              <w:top w:val="single" w:sz="6" w:space="0" w:color="auto"/>
              <w:left w:val="single" w:sz="6" w:space="0" w:color="auto"/>
              <w:bottom w:val="single" w:sz="6" w:space="0" w:color="auto"/>
              <w:right w:val="single" w:sz="6" w:space="0" w:color="auto"/>
            </w:tcBorders>
            <w:shd w:val="clear" w:color="auto" w:fill="auto"/>
            <w:hideMark/>
          </w:tcPr>
          <w:p w14:paraId="672956A7" w14:textId="01AEC25A" w:rsidR="00733177" w:rsidRPr="00633312" w:rsidRDefault="00733177" w:rsidP="00733177">
            <w:pPr>
              <w:rPr>
                <w:rFonts w:asciiTheme="majorHAnsi" w:hAnsiTheme="majorHAnsi" w:cstheme="majorBidi"/>
                <w:lang w:val="en-GB"/>
              </w:rPr>
            </w:pPr>
            <w:r w:rsidRPr="00633312">
              <w:rPr>
                <w:rFonts w:asciiTheme="majorHAnsi" w:hAnsiTheme="majorHAnsi" w:cstheme="majorBidi"/>
                <w:lang w:val="en-GB"/>
              </w:rPr>
              <w:t> </w:t>
            </w:r>
            <w:proofErr w:type="spellStart"/>
            <w:r>
              <w:rPr>
                <w:rFonts w:asciiTheme="majorHAnsi" w:hAnsiTheme="majorHAnsi" w:cstheme="majorBidi"/>
                <w:lang w:val="en-GB"/>
              </w:rPr>
              <w:t>chatGPT</w:t>
            </w:r>
            <w:proofErr w:type="spellEnd"/>
          </w:p>
        </w:tc>
        <w:tc>
          <w:tcPr>
            <w:tcW w:w="2579" w:type="dxa"/>
            <w:tcBorders>
              <w:top w:val="single" w:sz="6" w:space="0" w:color="auto"/>
              <w:left w:val="single" w:sz="6" w:space="0" w:color="auto"/>
              <w:bottom w:val="single" w:sz="6" w:space="0" w:color="auto"/>
              <w:right w:val="single" w:sz="6" w:space="0" w:color="auto"/>
            </w:tcBorders>
            <w:shd w:val="clear" w:color="auto" w:fill="auto"/>
            <w:hideMark/>
          </w:tcPr>
          <w:p w14:paraId="37EE2FD1" w14:textId="26E0549F" w:rsidR="00733177" w:rsidRPr="00633312" w:rsidRDefault="00733177" w:rsidP="00733177">
            <w:pPr>
              <w:rPr>
                <w:rFonts w:asciiTheme="majorHAnsi" w:hAnsiTheme="majorHAnsi" w:cstheme="majorBidi"/>
                <w:lang w:val="en-GB"/>
              </w:rPr>
            </w:pPr>
            <w:r>
              <w:rPr>
                <w:rFonts w:asciiTheme="majorHAnsi" w:hAnsiTheme="majorHAnsi" w:cstheme="majorBidi"/>
                <w:lang w:val="en-GB"/>
              </w:rPr>
              <w:t>Asked it to convert citations into the correct style using an example</w:t>
            </w:r>
            <w:r w:rsidRPr="00633312">
              <w:rPr>
                <w:rFonts w:asciiTheme="majorHAnsi" w:hAnsiTheme="majorHAnsi" w:cstheme="majorBidi"/>
                <w:lang w:val="en-GB"/>
              </w:rPr>
              <w:t> </w:t>
            </w:r>
          </w:p>
        </w:tc>
        <w:tc>
          <w:tcPr>
            <w:tcW w:w="4079" w:type="dxa"/>
            <w:tcBorders>
              <w:top w:val="single" w:sz="6" w:space="0" w:color="auto"/>
              <w:left w:val="single" w:sz="6" w:space="0" w:color="auto"/>
              <w:bottom w:val="single" w:sz="6" w:space="0" w:color="auto"/>
              <w:right w:val="single" w:sz="6" w:space="0" w:color="auto"/>
            </w:tcBorders>
            <w:shd w:val="clear" w:color="auto" w:fill="auto"/>
            <w:hideMark/>
          </w:tcPr>
          <w:p w14:paraId="47AD3506" w14:textId="6E8C7DA4" w:rsidR="00733177" w:rsidRPr="00733177" w:rsidRDefault="00733177" w:rsidP="00733177">
            <w:pPr>
              <w:rPr>
                <w:rFonts w:asciiTheme="majorHAnsi" w:hAnsiTheme="majorHAnsi" w:cstheme="majorBidi"/>
                <w:lang w:val="fr-FR"/>
              </w:rPr>
            </w:pPr>
            <w:proofErr w:type="spellStart"/>
            <w:r w:rsidRPr="00FF5E10">
              <w:rPr>
                <w:rFonts w:asciiTheme="majorHAnsi" w:hAnsiTheme="majorHAnsi" w:cstheme="majorBidi"/>
                <w:lang w:val="fr-FR"/>
              </w:rPr>
              <w:t>OpenAI</w:t>
            </w:r>
            <w:proofErr w:type="spellEnd"/>
            <w:r w:rsidRPr="00FF5E10">
              <w:rPr>
                <w:rFonts w:asciiTheme="majorHAnsi" w:hAnsiTheme="majorHAnsi" w:cstheme="majorBidi"/>
                <w:lang w:val="fr-FR"/>
              </w:rPr>
              <w:t xml:space="preserve">. (2023). </w:t>
            </w:r>
            <w:proofErr w:type="spellStart"/>
            <w:r w:rsidRPr="00FF5E10">
              <w:rPr>
                <w:rFonts w:asciiTheme="majorHAnsi" w:hAnsiTheme="majorHAnsi" w:cstheme="majorBidi"/>
                <w:lang w:val="fr-FR"/>
              </w:rPr>
              <w:t>ChatGPT</w:t>
            </w:r>
            <w:proofErr w:type="spellEnd"/>
            <w:r w:rsidRPr="00FF5E10">
              <w:rPr>
                <w:rFonts w:asciiTheme="majorHAnsi" w:hAnsiTheme="majorHAnsi" w:cstheme="majorBidi"/>
                <w:lang w:val="fr-FR"/>
              </w:rPr>
              <w:t xml:space="preserve"> (Sept 12 version) [Large </w:t>
            </w:r>
            <w:proofErr w:type="spellStart"/>
            <w:r w:rsidRPr="00FF5E10">
              <w:rPr>
                <w:rFonts w:asciiTheme="majorHAnsi" w:hAnsiTheme="majorHAnsi" w:cstheme="majorBidi"/>
                <w:lang w:val="fr-FR"/>
              </w:rPr>
              <w:t>language</w:t>
            </w:r>
            <w:proofErr w:type="spellEnd"/>
            <w:r w:rsidRPr="00FF5E10">
              <w:rPr>
                <w:rFonts w:asciiTheme="majorHAnsi" w:hAnsiTheme="majorHAnsi" w:cstheme="majorBidi"/>
                <w:lang w:val="fr-FR"/>
              </w:rPr>
              <w:t xml:space="preserve"> model]. https://chat.openai.com/chat </w:t>
            </w:r>
          </w:p>
        </w:tc>
      </w:tr>
    </w:tbl>
    <w:p w14:paraId="587C3557" w14:textId="4F25FB96" w:rsidR="00701576" w:rsidRDefault="00701576" w:rsidP="00674E38">
      <w:pPr>
        <w:pStyle w:val="Heading2"/>
      </w:pPr>
      <w:bookmarkStart w:id="89" w:name="_Toc195443088"/>
      <w:r>
        <w:lastRenderedPageBreak/>
        <w:t>Monthly reports</w:t>
      </w:r>
      <w:bookmarkEnd w:id="89"/>
    </w:p>
    <w:p w14:paraId="79CC617F" w14:textId="77777777" w:rsidR="009D243C" w:rsidRDefault="00996715" w:rsidP="009D243C">
      <w:pPr>
        <w:keepNext/>
        <w:jc w:val="center"/>
      </w:pPr>
      <w:r w:rsidRPr="00996715">
        <w:rPr>
          <w:noProof/>
        </w:rPr>
        <w:lastRenderedPageBreak/>
        <w:drawing>
          <wp:inline distT="0" distB="0" distL="0" distR="0" wp14:anchorId="23527D66" wp14:editId="6F914BD1">
            <wp:extent cx="5001260" cy="8229600"/>
            <wp:effectExtent l="0" t="0" r="8890" b="0"/>
            <wp:docPr id="1595795865" name="Picture 1" descr="A screenshot of a black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795865" name="Picture 1" descr="A screenshot of a black screen&#10;&#10;AI-generated content may be incorrect."/>
                    <pic:cNvPicPr/>
                  </pic:nvPicPr>
                  <pic:blipFill>
                    <a:blip r:embed="rId34"/>
                    <a:stretch>
                      <a:fillRect/>
                    </a:stretch>
                  </pic:blipFill>
                  <pic:spPr>
                    <a:xfrm>
                      <a:off x="0" y="0"/>
                      <a:ext cx="5001260" cy="8229600"/>
                    </a:xfrm>
                    <a:prstGeom prst="rect">
                      <a:avLst/>
                    </a:prstGeom>
                  </pic:spPr>
                </pic:pic>
              </a:graphicData>
            </a:graphic>
          </wp:inline>
        </w:drawing>
      </w:r>
    </w:p>
    <w:p w14:paraId="442533E8" w14:textId="507EF106" w:rsidR="00134E05" w:rsidRDefault="009D243C" w:rsidP="009D243C">
      <w:pPr>
        <w:pStyle w:val="Caption"/>
        <w:jc w:val="center"/>
      </w:pPr>
      <w:bookmarkStart w:id="90" w:name="_Toc195464670"/>
      <w:r>
        <w:lastRenderedPageBreak/>
        <w:t xml:space="preserve">Figure </w:t>
      </w:r>
      <w:fldSimple w:instr=" SEQ Figure \* ARABIC ">
        <w:r>
          <w:rPr>
            <w:noProof/>
          </w:rPr>
          <w:t>31</w:t>
        </w:r>
      </w:fldSimple>
      <w:r>
        <w:t>November monthly report</w:t>
      </w:r>
      <w:bookmarkEnd w:id="90"/>
    </w:p>
    <w:p w14:paraId="778B25EC" w14:textId="77777777" w:rsidR="009D243C" w:rsidRDefault="002D65CE" w:rsidP="009D243C">
      <w:pPr>
        <w:keepNext/>
        <w:jc w:val="center"/>
      </w:pPr>
      <w:r w:rsidRPr="002D65CE">
        <w:rPr>
          <w:noProof/>
        </w:rPr>
        <w:lastRenderedPageBreak/>
        <w:drawing>
          <wp:inline distT="0" distB="0" distL="0" distR="0" wp14:anchorId="7FC1D54D" wp14:editId="6E15B60F">
            <wp:extent cx="4737735" cy="8229600"/>
            <wp:effectExtent l="0" t="0" r="5715" b="0"/>
            <wp:docPr id="1823143637" name="Picture 1" descr="A screenshot of a black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143637" name="Picture 1" descr="A screenshot of a black screen&#10;&#10;AI-generated content may be incorrect."/>
                    <pic:cNvPicPr/>
                  </pic:nvPicPr>
                  <pic:blipFill>
                    <a:blip r:embed="rId35"/>
                    <a:stretch>
                      <a:fillRect/>
                    </a:stretch>
                  </pic:blipFill>
                  <pic:spPr>
                    <a:xfrm>
                      <a:off x="0" y="0"/>
                      <a:ext cx="4737735" cy="8229600"/>
                    </a:xfrm>
                    <a:prstGeom prst="rect">
                      <a:avLst/>
                    </a:prstGeom>
                  </pic:spPr>
                </pic:pic>
              </a:graphicData>
            </a:graphic>
          </wp:inline>
        </w:drawing>
      </w:r>
    </w:p>
    <w:p w14:paraId="603B0E00" w14:textId="68549A35" w:rsidR="00996715" w:rsidRDefault="009D243C" w:rsidP="009D243C">
      <w:pPr>
        <w:pStyle w:val="Caption"/>
        <w:jc w:val="center"/>
      </w:pPr>
      <w:bookmarkStart w:id="91" w:name="_Toc195464671"/>
      <w:r>
        <w:lastRenderedPageBreak/>
        <w:t xml:space="preserve">Figure </w:t>
      </w:r>
      <w:fldSimple w:instr=" SEQ Figure \* ARABIC ">
        <w:r>
          <w:rPr>
            <w:noProof/>
          </w:rPr>
          <w:t>32</w:t>
        </w:r>
      </w:fldSimple>
      <w:r>
        <w:t xml:space="preserve"> December monthly report</w:t>
      </w:r>
      <w:bookmarkEnd w:id="91"/>
    </w:p>
    <w:p w14:paraId="2F5F18AF" w14:textId="77777777" w:rsidR="009D243C" w:rsidRDefault="007F515C" w:rsidP="009D243C">
      <w:pPr>
        <w:keepNext/>
        <w:jc w:val="center"/>
      </w:pPr>
      <w:r w:rsidRPr="007F515C">
        <w:rPr>
          <w:noProof/>
        </w:rPr>
        <w:lastRenderedPageBreak/>
        <w:drawing>
          <wp:inline distT="0" distB="0" distL="0" distR="0" wp14:anchorId="08BCF5EE" wp14:editId="4F80A95F">
            <wp:extent cx="4727575" cy="8229600"/>
            <wp:effectExtent l="0" t="0" r="0" b="0"/>
            <wp:docPr id="1748029131" name="Picture 1" descr="A screenshot of a black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029131" name="Picture 1" descr="A screenshot of a black screen&#10;&#10;AI-generated content may be incorrect."/>
                    <pic:cNvPicPr/>
                  </pic:nvPicPr>
                  <pic:blipFill>
                    <a:blip r:embed="rId36"/>
                    <a:stretch>
                      <a:fillRect/>
                    </a:stretch>
                  </pic:blipFill>
                  <pic:spPr>
                    <a:xfrm>
                      <a:off x="0" y="0"/>
                      <a:ext cx="4727575" cy="8229600"/>
                    </a:xfrm>
                    <a:prstGeom prst="rect">
                      <a:avLst/>
                    </a:prstGeom>
                  </pic:spPr>
                </pic:pic>
              </a:graphicData>
            </a:graphic>
          </wp:inline>
        </w:drawing>
      </w:r>
    </w:p>
    <w:p w14:paraId="37C00B58" w14:textId="62540097" w:rsidR="007F515C" w:rsidRDefault="009D243C" w:rsidP="009D243C">
      <w:pPr>
        <w:pStyle w:val="Caption"/>
        <w:jc w:val="center"/>
      </w:pPr>
      <w:bookmarkStart w:id="92" w:name="_Toc195464672"/>
      <w:r>
        <w:lastRenderedPageBreak/>
        <w:t xml:space="preserve">Figure </w:t>
      </w:r>
      <w:fldSimple w:instr=" SEQ Figure \* ARABIC ">
        <w:r>
          <w:rPr>
            <w:noProof/>
          </w:rPr>
          <w:t>33</w:t>
        </w:r>
      </w:fldSimple>
      <w:r>
        <w:t xml:space="preserve"> January monthly report</w:t>
      </w:r>
      <w:bookmarkEnd w:id="92"/>
    </w:p>
    <w:p w14:paraId="3BC10D59" w14:textId="77777777" w:rsidR="009D243C" w:rsidRDefault="00602BB7" w:rsidP="009D243C">
      <w:pPr>
        <w:keepNext/>
        <w:jc w:val="center"/>
      </w:pPr>
      <w:r w:rsidRPr="00602BB7">
        <w:rPr>
          <w:noProof/>
        </w:rPr>
        <w:lastRenderedPageBreak/>
        <w:drawing>
          <wp:inline distT="0" distB="0" distL="0" distR="0" wp14:anchorId="5992D05D" wp14:editId="59D52F65">
            <wp:extent cx="4672330" cy="8229600"/>
            <wp:effectExtent l="0" t="0" r="0" b="0"/>
            <wp:docPr id="1663691047" name="Picture 1" descr="A black and white list of task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691047" name="Picture 1" descr="A black and white list of tasks&#10;&#10;AI-generated content may be incorrect."/>
                    <pic:cNvPicPr/>
                  </pic:nvPicPr>
                  <pic:blipFill>
                    <a:blip r:embed="rId37"/>
                    <a:stretch>
                      <a:fillRect/>
                    </a:stretch>
                  </pic:blipFill>
                  <pic:spPr>
                    <a:xfrm>
                      <a:off x="0" y="0"/>
                      <a:ext cx="4672330" cy="8229600"/>
                    </a:xfrm>
                    <a:prstGeom prst="rect">
                      <a:avLst/>
                    </a:prstGeom>
                  </pic:spPr>
                </pic:pic>
              </a:graphicData>
            </a:graphic>
          </wp:inline>
        </w:drawing>
      </w:r>
    </w:p>
    <w:p w14:paraId="6F2C72C3" w14:textId="1126580D" w:rsidR="002D65CE" w:rsidRDefault="009D243C" w:rsidP="009D243C">
      <w:pPr>
        <w:pStyle w:val="Caption"/>
        <w:jc w:val="center"/>
      </w:pPr>
      <w:bookmarkStart w:id="93" w:name="_Toc195464673"/>
      <w:r>
        <w:lastRenderedPageBreak/>
        <w:t xml:space="preserve">Figure </w:t>
      </w:r>
      <w:fldSimple w:instr=" SEQ Figure \* ARABIC ">
        <w:r>
          <w:rPr>
            <w:noProof/>
          </w:rPr>
          <w:t>34</w:t>
        </w:r>
      </w:fldSimple>
      <w:r>
        <w:t xml:space="preserve"> February monthly report</w:t>
      </w:r>
      <w:bookmarkEnd w:id="93"/>
    </w:p>
    <w:p w14:paraId="71F0E4F0" w14:textId="77777777" w:rsidR="009D243C" w:rsidRDefault="00674E38" w:rsidP="009D243C">
      <w:pPr>
        <w:keepNext/>
        <w:jc w:val="center"/>
      </w:pPr>
      <w:r w:rsidRPr="00674E38">
        <w:rPr>
          <w:noProof/>
        </w:rPr>
        <w:lastRenderedPageBreak/>
        <w:drawing>
          <wp:inline distT="0" distB="0" distL="0" distR="0" wp14:anchorId="2D5D96E6" wp14:editId="1F5D8074">
            <wp:extent cx="4732020" cy="8229600"/>
            <wp:effectExtent l="0" t="0" r="0" b="0"/>
            <wp:docPr id="205089260" name="Picture 1" descr="A screenshot of a black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89260" name="Picture 1" descr="A screenshot of a black screen&#10;&#10;AI-generated content may be incorrect."/>
                    <pic:cNvPicPr/>
                  </pic:nvPicPr>
                  <pic:blipFill>
                    <a:blip r:embed="rId38"/>
                    <a:stretch>
                      <a:fillRect/>
                    </a:stretch>
                  </pic:blipFill>
                  <pic:spPr>
                    <a:xfrm>
                      <a:off x="0" y="0"/>
                      <a:ext cx="4732020" cy="8229600"/>
                    </a:xfrm>
                    <a:prstGeom prst="rect">
                      <a:avLst/>
                    </a:prstGeom>
                  </pic:spPr>
                </pic:pic>
              </a:graphicData>
            </a:graphic>
          </wp:inline>
        </w:drawing>
      </w:r>
    </w:p>
    <w:p w14:paraId="1883A92F" w14:textId="173FFAC4" w:rsidR="00602BB7" w:rsidRDefault="009D243C" w:rsidP="009D243C">
      <w:pPr>
        <w:pStyle w:val="Caption"/>
        <w:jc w:val="center"/>
      </w:pPr>
      <w:bookmarkStart w:id="94" w:name="_Toc195464674"/>
      <w:r>
        <w:lastRenderedPageBreak/>
        <w:t xml:space="preserve">Figure </w:t>
      </w:r>
      <w:fldSimple w:instr=" SEQ Figure \* ARABIC ">
        <w:r>
          <w:rPr>
            <w:noProof/>
          </w:rPr>
          <w:t>35</w:t>
        </w:r>
      </w:fldSimple>
      <w:r>
        <w:t xml:space="preserve"> March monthly report</w:t>
      </w:r>
      <w:bookmarkEnd w:id="94"/>
    </w:p>
    <w:p w14:paraId="02287342" w14:textId="2DCE30E1" w:rsidR="00EF6A9D" w:rsidRPr="00EF6A9D" w:rsidRDefault="00EF6A9D" w:rsidP="00EF6A9D">
      <w:r>
        <w:t xml:space="preserve">These monthly reports shows that I have been </w:t>
      </w:r>
      <w:r w:rsidR="00BB5FEF">
        <w:t xml:space="preserve">keeping up with my project since there are reports for every month that shows what work has been done and areas that are going to be worked </w:t>
      </w:r>
      <w:r w:rsidR="0058182C">
        <w:t>on, helps show time scale of project.</w:t>
      </w:r>
    </w:p>
    <w:p w14:paraId="21E391C1" w14:textId="7F990B63" w:rsidR="00701576" w:rsidRDefault="00701576" w:rsidP="00D57C86">
      <w:pPr>
        <w:pStyle w:val="Heading2"/>
      </w:pPr>
      <w:bookmarkStart w:id="95" w:name="_Toc195443089"/>
      <w:proofErr w:type="spellStart"/>
      <w:r>
        <w:t>Github</w:t>
      </w:r>
      <w:bookmarkEnd w:id="95"/>
      <w:proofErr w:type="spellEnd"/>
    </w:p>
    <w:p w14:paraId="4BF1DB2C" w14:textId="257CDC6F" w:rsidR="00987D71" w:rsidRPr="00987D71" w:rsidRDefault="00DC6D84" w:rsidP="00987D71">
      <w:hyperlink r:id="rId39" w:history="1">
        <w:r w:rsidRPr="00DC6D84">
          <w:rPr>
            <w:rStyle w:val="Hyperlink"/>
          </w:rPr>
          <w:t>https://github.com/JacSkel/Project-Module.git</w:t>
        </w:r>
      </w:hyperlink>
    </w:p>
    <w:p w14:paraId="289F3A74" w14:textId="77777777" w:rsidR="009D243C" w:rsidRDefault="00987D71" w:rsidP="009D243C">
      <w:pPr>
        <w:keepNext/>
      </w:pPr>
      <w:r w:rsidRPr="00987D71">
        <w:rPr>
          <w:noProof/>
        </w:rPr>
        <w:drawing>
          <wp:inline distT="0" distB="0" distL="0" distR="0" wp14:anchorId="44050980" wp14:editId="4903068B">
            <wp:extent cx="5943600" cy="2995295"/>
            <wp:effectExtent l="0" t="0" r="0" b="0"/>
            <wp:docPr id="55368000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680009" name="Picture 1" descr="A screenshot of a computer&#10;&#10;AI-generated content may be incorrect."/>
                    <pic:cNvPicPr/>
                  </pic:nvPicPr>
                  <pic:blipFill>
                    <a:blip r:embed="rId40"/>
                    <a:stretch>
                      <a:fillRect/>
                    </a:stretch>
                  </pic:blipFill>
                  <pic:spPr>
                    <a:xfrm>
                      <a:off x="0" y="0"/>
                      <a:ext cx="5943600" cy="2995295"/>
                    </a:xfrm>
                    <a:prstGeom prst="rect">
                      <a:avLst/>
                    </a:prstGeom>
                  </pic:spPr>
                </pic:pic>
              </a:graphicData>
            </a:graphic>
          </wp:inline>
        </w:drawing>
      </w:r>
    </w:p>
    <w:p w14:paraId="63F4FFB7" w14:textId="0EADD7AA" w:rsidR="00987D71" w:rsidRDefault="009D243C" w:rsidP="009D243C">
      <w:pPr>
        <w:pStyle w:val="Caption"/>
        <w:jc w:val="center"/>
      </w:pPr>
      <w:bookmarkStart w:id="96" w:name="_Toc195464675"/>
      <w:r>
        <w:t xml:space="preserve">Figure </w:t>
      </w:r>
      <w:fldSimple w:instr=" SEQ Figure \* ARABIC ">
        <w:r>
          <w:rPr>
            <w:noProof/>
          </w:rPr>
          <w:t>36</w:t>
        </w:r>
      </w:fldSimple>
      <w:r>
        <w:t xml:space="preserve"> photo of </w:t>
      </w:r>
      <w:proofErr w:type="spellStart"/>
      <w:r>
        <w:t>github</w:t>
      </w:r>
      <w:proofErr w:type="spellEnd"/>
      <w:r>
        <w:t xml:space="preserve"> page</w:t>
      </w:r>
      <w:bookmarkEnd w:id="96"/>
    </w:p>
    <w:p w14:paraId="3C955FCA" w14:textId="319C12B5" w:rsidR="008A4915" w:rsidRPr="008A4915" w:rsidRDefault="008A4915" w:rsidP="008A4915">
      <w:proofErr w:type="spellStart"/>
      <w:r>
        <w:t>Github</w:t>
      </w:r>
      <w:proofErr w:type="spellEnd"/>
      <w:r>
        <w:t xml:space="preserve"> is where all my coding and files are saved, this is helpful since it is all stored on the cloud and can be made public for </w:t>
      </w:r>
      <w:r w:rsidR="00EF6A9D">
        <w:t>people to access to, the commits also shows that the project has been worked on over time.</w:t>
      </w:r>
    </w:p>
    <w:p w14:paraId="7B87497E" w14:textId="1E6142E4" w:rsidR="007C7A4B" w:rsidRDefault="007C7A4B" w:rsidP="007C7A4B">
      <w:pPr>
        <w:pStyle w:val="Heading2"/>
      </w:pPr>
      <w:r w:rsidRPr="007C7A4B">
        <w:lastRenderedPageBreak/>
        <w:t>Dashboard</w:t>
      </w:r>
    </w:p>
    <w:p w14:paraId="6CCF711E" w14:textId="4E18E95E" w:rsidR="009D243C" w:rsidRDefault="00912E36" w:rsidP="009D243C">
      <w:pPr>
        <w:keepNext/>
      </w:pPr>
      <w:r w:rsidRPr="00912E36">
        <w:rPr>
          <w:noProof/>
        </w:rPr>
        <w:drawing>
          <wp:inline distT="0" distB="0" distL="0" distR="0" wp14:anchorId="716EB178" wp14:editId="0A1476A9">
            <wp:extent cx="5943600" cy="2611755"/>
            <wp:effectExtent l="0" t="0" r="0" b="0"/>
            <wp:docPr id="139912218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122180" name="Picture 1" descr="A screenshot of a computer&#10;&#10;AI-generated content may be incorrect."/>
                    <pic:cNvPicPr/>
                  </pic:nvPicPr>
                  <pic:blipFill>
                    <a:blip r:embed="rId41"/>
                    <a:stretch>
                      <a:fillRect/>
                    </a:stretch>
                  </pic:blipFill>
                  <pic:spPr>
                    <a:xfrm>
                      <a:off x="0" y="0"/>
                      <a:ext cx="5943600" cy="2611755"/>
                    </a:xfrm>
                    <a:prstGeom prst="rect">
                      <a:avLst/>
                    </a:prstGeom>
                  </pic:spPr>
                </pic:pic>
              </a:graphicData>
            </a:graphic>
          </wp:inline>
        </w:drawing>
      </w:r>
    </w:p>
    <w:p w14:paraId="1BB98639" w14:textId="0B087B31" w:rsidR="007C7A4B" w:rsidRDefault="009D243C" w:rsidP="009D243C">
      <w:pPr>
        <w:pStyle w:val="Caption"/>
        <w:jc w:val="center"/>
      </w:pPr>
      <w:bookmarkStart w:id="97" w:name="_Toc195464676"/>
      <w:r>
        <w:t xml:space="preserve">Figure </w:t>
      </w:r>
      <w:fldSimple w:instr=" SEQ Figure \* ARABIC ">
        <w:r>
          <w:rPr>
            <w:noProof/>
          </w:rPr>
          <w:t>37</w:t>
        </w:r>
      </w:fldSimple>
      <w:r>
        <w:t xml:space="preserve"> Photo of dashboard</w:t>
      </w:r>
      <w:bookmarkEnd w:id="97"/>
    </w:p>
    <w:p w14:paraId="78BE1552" w14:textId="785054BD" w:rsidR="00A217B8" w:rsidRPr="00A217B8" w:rsidRDefault="00A217B8" w:rsidP="00A217B8">
      <w:r>
        <w:t xml:space="preserve">Dashboard shows the stats of each model </w:t>
      </w:r>
      <w:r w:rsidR="00E90936">
        <w:t>from the confusion matrix function, I used a splicer to be able to filter th</w:t>
      </w:r>
      <w:r w:rsidR="00C057B9">
        <w:t>is data on the dashboard to each model for more insight for specific models, the main bar chart shows the different</w:t>
      </w:r>
      <w:r w:rsidR="008A1593">
        <w:t xml:space="preserve"> between each model visually, when using the splicer this chart gets filtered out to the specific </w:t>
      </w:r>
      <w:r w:rsidR="007E68E0">
        <w:t>model the user wants to look at, that pie chart shows the accuracy of each model in a simple way this shows how similar the models accura</w:t>
      </w:r>
      <w:r w:rsidR="00052B5D">
        <w:t>cy is, I added labels for each section to make it easier to understand the percentage of accuracy.</w:t>
      </w:r>
      <w:r w:rsidR="007A421E">
        <w:t xml:space="preserve"> I added a funnel chart to shows the detection rate of all the models to see what models had the most detections.</w:t>
      </w:r>
      <w:r w:rsidR="004F1183">
        <w:t xml:space="preserve"> I added some buttons on top of the dashboard to show the data is a big vi</w:t>
      </w:r>
      <w:r w:rsidR="005535F1">
        <w:t xml:space="preserve">sual for easier use, using the splicer this data can be changed to specific models, default is the top </w:t>
      </w:r>
      <w:r w:rsidR="00A15143">
        <w:t>of the table. I added some format conditions to the table so that any one who wants to look at the table for all the data there is a</w:t>
      </w:r>
      <w:r w:rsidR="00EB3215">
        <w:t>n</w:t>
      </w:r>
      <w:r w:rsidR="00A15143">
        <w:t xml:space="preserve"> easier way to understand which </w:t>
      </w:r>
      <w:r w:rsidR="002A44D9">
        <w:t>data is the best for the column.</w:t>
      </w:r>
    </w:p>
    <w:p w14:paraId="15D5C879" w14:textId="0CE76F7B" w:rsidR="00701576" w:rsidRDefault="00701576" w:rsidP="00D57C86">
      <w:pPr>
        <w:pStyle w:val="Heading2"/>
      </w:pPr>
      <w:bookmarkStart w:id="98" w:name="_Toc195443090"/>
      <w:r>
        <w:t>Video</w:t>
      </w:r>
      <w:bookmarkEnd w:id="98"/>
    </w:p>
    <w:p w14:paraId="63DE46B4" w14:textId="1E477678" w:rsidR="00AA0135" w:rsidRDefault="00057285" w:rsidP="00F0407B">
      <w:pPr>
        <w:rPr>
          <w:rFonts w:asciiTheme="majorHAnsi" w:hAnsiTheme="majorHAnsi" w:cstheme="majorBidi"/>
          <w:lang w:val="en-GB"/>
        </w:rPr>
      </w:pPr>
      <w:hyperlink r:id="rId42" w:history="1">
        <w:r w:rsidRPr="00057285">
          <w:rPr>
            <w:rStyle w:val="Hyperlink"/>
            <w:rFonts w:asciiTheme="majorHAnsi" w:hAnsiTheme="majorHAnsi" w:cstheme="majorBidi"/>
            <w:lang w:val="en-GB"/>
          </w:rPr>
          <w:t>https://youtu.be/UD0_TPo7-88</w:t>
        </w:r>
      </w:hyperlink>
    </w:p>
    <w:p w14:paraId="087624ED" w14:textId="0482A44F" w:rsidR="00F8390A" w:rsidRDefault="00F8390A" w:rsidP="00F0407B">
      <w:pPr>
        <w:rPr>
          <w:rFonts w:asciiTheme="majorHAnsi" w:hAnsiTheme="majorHAnsi" w:cstheme="majorBidi"/>
          <w:lang w:val="en-GB"/>
        </w:rPr>
      </w:pPr>
      <w:proofErr w:type="spellStart"/>
      <w:r>
        <w:rPr>
          <w:rFonts w:asciiTheme="majorHAnsi" w:hAnsiTheme="majorHAnsi" w:cstheme="majorBidi"/>
          <w:lang w:val="en-GB"/>
        </w:rPr>
        <w:t>youtube</w:t>
      </w:r>
      <w:proofErr w:type="spellEnd"/>
      <w:r>
        <w:rPr>
          <w:rFonts w:asciiTheme="majorHAnsi" w:hAnsiTheme="majorHAnsi" w:cstheme="majorBidi"/>
          <w:lang w:val="en-GB"/>
        </w:rPr>
        <w:t xml:space="preserve"> video going over project</w:t>
      </w:r>
    </w:p>
    <w:p w14:paraId="625DA332" w14:textId="31D75D5F" w:rsidR="00912F88" w:rsidRDefault="00912F88" w:rsidP="00912F88">
      <w:pPr>
        <w:pStyle w:val="Heading2"/>
        <w:rPr>
          <w:lang w:val="en-GB"/>
        </w:rPr>
      </w:pPr>
      <w:r>
        <w:rPr>
          <w:lang w:val="en-GB"/>
        </w:rPr>
        <w:t>Code</w:t>
      </w:r>
    </w:p>
    <w:p w14:paraId="641130D8" w14:textId="77777777" w:rsidR="0051053C" w:rsidRPr="0051053C" w:rsidRDefault="0051053C" w:rsidP="0051053C">
      <w:pPr>
        <w:rPr>
          <w:lang w:val="en-GB"/>
        </w:rPr>
      </w:pPr>
      <w:r w:rsidRPr="0051053C">
        <w:rPr>
          <w:lang w:val="en-GB"/>
        </w:rPr>
        <w:t>#load libraries</w:t>
      </w:r>
    </w:p>
    <w:p w14:paraId="028BCCBA" w14:textId="77777777" w:rsidR="0051053C" w:rsidRPr="0051053C" w:rsidRDefault="0051053C" w:rsidP="0051053C">
      <w:pPr>
        <w:rPr>
          <w:lang w:val="en-GB"/>
        </w:rPr>
      </w:pPr>
      <w:r w:rsidRPr="0051053C">
        <w:rPr>
          <w:lang w:val="en-GB"/>
        </w:rPr>
        <w:t>library(mice)</w:t>
      </w:r>
    </w:p>
    <w:p w14:paraId="4839B185" w14:textId="77777777" w:rsidR="0051053C" w:rsidRPr="0051053C" w:rsidRDefault="0051053C" w:rsidP="0051053C">
      <w:pPr>
        <w:rPr>
          <w:lang w:val="en-GB"/>
        </w:rPr>
      </w:pPr>
      <w:r w:rsidRPr="0051053C">
        <w:rPr>
          <w:lang w:val="en-GB"/>
        </w:rPr>
        <w:t>library(VIM)</w:t>
      </w:r>
    </w:p>
    <w:p w14:paraId="685C0CC3" w14:textId="77777777" w:rsidR="0051053C" w:rsidRPr="0051053C" w:rsidRDefault="0051053C" w:rsidP="0051053C">
      <w:pPr>
        <w:rPr>
          <w:lang w:val="fr-FR"/>
        </w:rPr>
      </w:pPr>
      <w:proofErr w:type="spellStart"/>
      <w:r w:rsidRPr="0051053C">
        <w:rPr>
          <w:lang w:val="fr-FR"/>
        </w:rPr>
        <w:lastRenderedPageBreak/>
        <w:t>install.packages</w:t>
      </w:r>
      <w:proofErr w:type="spellEnd"/>
      <w:r w:rsidRPr="0051053C">
        <w:rPr>
          <w:lang w:val="fr-FR"/>
        </w:rPr>
        <w:t>("</w:t>
      </w:r>
      <w:proofErr w:type="spellStart"/>
      <w:r w:rsidRPr="0051053C">
        <w:rPr>
          <w:lang w:val="fr-FR"/>
        </w:rPr>
        <w:t>mice</w:t>
      </w:r>
      <w:proofErr w:type="spellEnd"/>
      <w:r w:rsidRPr="0051053C">
        <w:rPr>
          <w:lang w:val="fr-FR"/>
        </w:rPr>
        <w:t>")</w:t>
      </w:r>
    </w:p>
    <w:p w14:paraId="2E6296B1" w14:textId="77777777" w:rsidR="0051053C" w:rsidRPr="0051053C" w:rsidRDefault="0051053C" w:rsidP="0051053C">
      <w:pPr>
        <w:rPr>
          <w:lang w:val="fr-FR"/>
        </w:rPr>
      </w:pPr>
      <w:proofErr w:type="spellStart"/>
      <w:r w:rsidRPr="0051053C">
        <w:rPr>
          <w:lang w:val="fr-FR"/>
        </w:rPr>
        <w:t>install.packages</w:t>
      </w:r>
      <w:proofErr w:type="spellEnd"/>
      <w:r w:rsidRPr="0051053C">
        <w:rPr>
          <w:lang w:val="fr-FR"/>
        </w:rPr>
        <w:t>("VIM")</w:t>
      </w:r>
    </w:p>
    <w:p w14:paraId="173BD5D3" w14:textId="77777777" w:rsidR="0051053C" w:rsidRPr="0051053C" w:rsidRDefault="0051053C" w:rsidP="0051053C">
      <w:pPr>
        <w:rPr>
          <w:lang w:val="fr-FR"/>
        </w:rPr>
      </w:pPr>
    </w:p>
    <w:p w14:paraId="6D86CB1A" w14:textId="77777777" w:rsidR="0051053C" w:rsidRPr="0051053C" w:rsidRDefault="0051053C" w:rsidP="0051053C">
      <w:pPr>
        <w:rPr>
          <w:lang w:val="en-GB"/>
        </w:rPr>
      </w:pPr>
      <w:r w:rsidRPr="0051053C">
        <w:rPr>
          <w:lang w:val="en-GB"/>
        </w:rPr>
        <w:t>#import dataset</w:t>
      </w:r>
    </w:p>
    <w:p w14:paraId="672AA146" w14:textId="77777777" w:rsidR="0051053C" w:rsidRPr="0051053C" w:rsidRDefault="0051053C" w:rsidP="0051053C">
      <w:pPr>
        <w:rPr>
          <w:lang w:val="en-GB"/>
        </w:rPr>
      </w:pPr>
      <w:proofErr w:type="spellStart"/>
      <w:r w:rsidRPr="0051053C">
        <w:rPr>
          <w:lang w:val="en-GB"/>
        </w:rPr>
        <w:t>Account_data</w:t>
      </w:r>
      <w:proofErr w:type="spellEnd"/>
      <w:r w:rsidRPr="0051053C">
        <w:rPr>
          <w:lang w:val="en-GB"/>
        </w:rPr>
        <w:t>&lt;-read.csv(file="Default of credit card clients.csv", header=T) #original dataset</w:t>
      </w:r>
    </w:p>
    <w:p w14:paraId="6979EBF2" w14:textId="77777777" w:rsidR="0051053C" w:rsidRPr="0051053C" w:rsidRDefault="0051053C" w:rsidP="0051053C">
      <w:pPr>
        <w:rPr>
          <w:lang w:val="en-GB"/>
        </w:rPr>
      </w:pPr>
      <w:proofErr w:type="spellStart"/>
      <w:r w:rsidRPr="0051053C">
        <w:rPr>
          <w:lang w:val="en-GB"/>
        </w:rPr>
        <w:t>Account_data</w:t>
      </w:r>
      <w:proofErr w:type="spellEnd"/>
      <w:r w:rsidRPr="0051053C">
        <w:rPr>
          <w:lang w:val="en-GB"/>
        </w:rPr>
        <w:t>&lt;-read.csv(file="Default of credit card clients cleaned.csv", header=T) #dataset after missing values and column names, version 1</w:t>
      </w:r>
    </w:p>
    <w:p w14:paraId="055D83E0" w14:textId="77777777" w:rsidR="0051053C" w:rsidRPr="0051053C" w:rsidRDefault="0051053C" w:rsidP="0051053C">
      <w:pPr>
        <w:rPr>
          <w:lang w:val="en-GB"/>
        </w:rPr>
      </w:pPr>
      <w:proofErr w:type="spellStart"/>
      <w:r w:rsidRPr="0051053C">
        <w:rPr>
          <w:lang w:val="en-GB"/>
        </w:rPr>
        <w:t>Account_data</w:t>
      </w:r>
      <w:proofErr w:type="spellEnd"/>
      <w:r w:rsidRPr="0051053C">
        <w:rPr>
          <w:lang w:val="en-GB"/>
        </w:rPr>
        <w:t>&lt;-read.csv(file="Default of credit card clients cleaned 2.0.csv", header=T) #dataset after removal of outliers, version 2</w:t>
      </w:r>
    </w:p>
    <w:p w14:paraId="6F98DD7F" w14:textId="77777777" w:rsidR="0051053C" w:rsidRPr="0051053C" w:rsidRDefault="0051053C" w:rsidP="0051053C">
      <w:pPr>
        <w:rPr>
          <w:lang w:val="en-GB"/>
        </w:rPr>
      </w:pPr>
    </w:p>
    <w:p w14:paraId="56764905" w14:textId="77777777" w:rsidR="0051053C" w:rsidRPr="0051053C" w:rsidRDefault="0051053C" w:rsidP="0051053C">
      <w:pPr>
        <w:rPr>
          <w:lang w:val="en-GB"/>
        </w:rPr>
      </w:pPr>
      <w:r w:rsidRPr="0051053C">
        <w:rPr>
          <w:lang w:val="en-GB"/>
        </w:rPr>
        <w:t>#find missing value</w:t>
      </w:r>
    </w:p>
    <w:p w14:paraId="12DC36A3" w14:textId="77777777" w:rsidR="0051053C" w:rsidRPr="0051053C" w:rsidRDefault="0051053C" w:rsidP="0051053C">
      <w:pPr>
        <w:rPr>
          <w:lang w:val="en-GB"/>
        </w:rPr>
      </w:pPr>
      <w:proofErr w:type="spellStart"/>
      <w:r w:rsidRPr="0051053C">
        <w:rPr>
          <w:lang w:val="en-GB"/>
        </w:rPr>
        <w:t>md.pattern</w:t>
      </w:r>
      <w:proofErr w:type="spellEnd"/>
      <w:r w:rsidRPr="0051053C">
        <w:rPr>
          <w:lang w:val="en-GB"/>
        </w:rPr>
        <w:t>(</w:t>
      </w:r>
      <w:proofErr w:type="spellStart"/>
      <w:r w:rsidRPr="0051053C">
        <w:rPr>
          <w:lang w:val="en-GB"/>
        </w:rPr>
        <w:t>Account_data</w:t>
      </w:r>
      <w:proofErr w:type="spellEnd"/>
      <w:r w:rsidRPr="0051053C">
        <w:rPr>
          <w:lang w:val="en-GB"/>
        </w:rPr>
        <w:t>) #shows graph of missing values</w:t>
      </w:r>
    </w:p>
    <w:p w14:paraId="2528BB52" w14:textId="77777777" w:rsidR="0051053C" w:rsidRPr="0051053C" w:rsidRDefault="0051053C" w:rsidP="0051053C">
      <w:pPr>
        <w:rPr>
          <w:lang w:val="en-GB"/>
        </w:rPr>
      </w:pPr>
      <w:r w:rsidRPr="0051053C">
        <w:rPr>
          <w:lang w:val="en-GB"/>
        </w:rPr>
        <w:t>str(</w:t>
      </w:r>
      <w:proofErr w:type="spellStart"/>
      <w:r w:rsidRPr="0051053C">
        <w:rPr>
          <w:lang w:val="en-GB"/>
        </w:rPr>
        <w:t>Account_data</w:t>
      </w:r>
      <w:proofErr w:type="spellEnd"/>
      <w:r w:rsidRPr="0051053C">
        <w:rPr>
          <w:lang w:val="en-GB"/>
        </w:rPr>
        <w:t>)</w:t>
      </w:r>
    </w:p>
    <w:p w14:paraId="26A703CB" w14:textId="77777777" w:rsidR="0051053C" w:rsidRPr="0051053C" w:rsidRDefault="0051053C" w:rsidP="0051053C">
      <w:pPr>
        <w:rPr>
          <w:lang w:val="en-GB"/>
        </w:rPr>
      </w:pPr>
    </w:p>
    <w:p w14:paraId="704955C4" w14:textId="77777777" w:rsidR="0051053C" w:rsidRPr="0051053C" w:rsidRDefault="0051053C" w:rsidP="0051053C">
      <w:pPr>
        <w:rPr>
          <w:lang w:val="en-GB"/>
        </w:rPr>
      </w:pPr>
      <w:r w:rsidRPr="0051053C">
        <w:rPr>
          <w:lang w:val="en-GB"/>
        </w:rPr>
        <w:t>#clean data</w:t>
      </w:r>
    </w:p>
    <w:p w14:paraId="486C23EF" w14:textId="77777777" w:rsidR="0051053C" w:rsidRPr="0051053C" w:rsidRDefault="0051053C" w:rsidP="0051053C">
      <w:pPr>
        <w:rPr>
          <w:lang w:val="en-GB"/>
        </w:rPr>
      </w:pPr>
      <w:proofErr w:type="spellStart"/>
      <w:r w:rsidRPr="0051053C">
        <w:rPr>
          <w:lang w:val="en-GB"/>
        </w:rPr>
        <w:t>Account_data</w:t>
      </w:r>
      <w:proofErr w:type="spellEnd"/>
      <w:r w:rsidRPr="0051053C">
        <w:rPr>
          <w:lang w:val="en-GB"/>
        </w:rPr>
        <w:t>[</w:t>
      </w:r>
      <w:proofErr w:type="spellStart"/>
      <w:r w:rsidRPr="0051053C">
        <w:rPr>
          <w:lang w:val="en-GB"/>
        </w:rPr>
        <w:t>Account_data</w:t>
      </w:r>
      <w:proofErr w:type="spellEnd"/>
      <w:r w:rsidRPr="0051053C">
        <w:rPr>
          <w:lang w:val="en-GB"/>
        </w:rPr>
        <w:t xml:space="preserve"> == ""] &lt;- NA #replaces blank data to NA for data imputing</w:t>
      </w:r>
    </w:p>
    <w:p w14:paraId="77AB58AB" w14:textId="77777777" w:rsidR="0051053C" w:rsidRPr="0051053C" w:rsidRDefault="0051053C" w:rsidP="0051053C">
      <w:pPr>
        <w:rPr>
          <w:lang w:val="en-GB"/>
        </w:rPr>
      </w:pPr>
      <w:proofErr w:type="spellStart"/>
      <w:r w:rsidRPr="0051053C">
        <w:rPr>
          <w:lang w:val="en-GB"/>
        </w:rPr>
        <w:t>Account_data_imputed</w:t>
      </w:r>
      <w:proofErr w:type="spellEnd"/>
      <w:r w:rsidRPr="0051053C">
        <w:rPr>
          <w:lang w:val="en-GB"/>
        </w:rPr>
        <w:t xml:space="preserve"> &lt;- </w:t>
      </w:r>
      <w:proofErr w:type="spellStart"/>
      <w:r w:rsidRPr="0051053C">
        <w:rPr>
          <w:lang w:val="en-GB"/>
        </w:rPr>
        <w:t>kNN</w:t>
      </w:r>
      <w:proofErr w:type="spellEnd"/>
      <w:r w:rsidRPr="0051053C">
        <w:rPr>
          <w:lang w:val="en-GB"/>
        </w:rPr>
        <w:t>(</w:t>
      </w:r>
      <w:proofErr w:type="spellStart"/>
      <w:r w:rsidRPr="0051053C">
        <w:rPr>
          <w:lang w:val="en-GB"/>
        </w:rPr>
        <w:t>Account_data</w:t>
      </w:r>
      <w:proofErr w:type="spellEnd"/>
      <w:r w:rsidRPr="0051053C">
        <w:rPr>
          <w:lang w:val="en-GB"/>
        </w:rPr>
        <w:t>, variable = names(</w:t>
      </w:r>
      <w:proofErr w:type="spellStart"/>
      <w:r w:rsidRPr="0051053C">
        <w:rPr>
          <w:lang w:val="en-GB"/>
        </w:rPr>
        <w:t>Account_data</w:t>
      </w:r>
      <w:proofErr w:type="spellEnd"/>
      <w:r w:rsidRPr="0051053C">
        <w:rPr>
          <w:lang w:val="en-GB"/>
        </w:rPr>
        <w:t>), k = 5) #fills NA spaces using KNN</w:t>
      </w:r>
    </w:p>
    <w:p w14:paraId="037597F4" w14:textId="77777777" w:rsidR="0051053C" w:rsidRPr="0051053C" w:rsidRDefault="0051053C" w:rsidP="0051053C">
      <w:pPr>
        <w:rPr>
          <w:lang w:val="en-GB"/>
        </w:rPr>
      </w:pPr>
      <w:r w:rsidRPr="0051053C">
        <w:rPr>
          <w:lang w:val="en-GB"/>
        </w:rPr>
        <w:t>summary(</w:t>
      </w:r>
      <w:proofErr w:type="spellStart"/>
      <w:r w:rsidRPr="0051053C">
        <w:rPr>
          <w:lang w:val="en-GB"/>
        </w:rPr>
        <w:t>Account_data_imputed</w:t>
      </w:r>
      <w:proofErr w:type="spellEnd"/>
      <w:r w:rsidRPr="0051053C">
        <w:rPr>
          <w:lang w:val="en-GB"/>
        </w:rPr>
        <w:t>)</w:t>
      </w:r>
    </w:p>
    <w:p w14:paraId="51531A9F" w14:textId="77777777" w:rsidR="0051053C" w:rsidRPr="0051053C" w:rsidRDefault="0051053C" w:rsidP="0051053C">
      <w:pPr>
        <w:rPr>
          <w:lang w:val="en-GB"/>
        </w:rPr>
      </w:pPr>
      <w:proofErr w:type="spellStart"/>
      <w:r w:rsidRPr="0051053C">
        <w:rPr>
          <w:lang w:val="en-GB"/>
        </w:rPr>
        <w:t>md.pattern</w:t>
      </w:r>
      <w:proofErr w:type="spellEnd"/>
      <w:r w:rsidRPr="0051053C">
        <w:rPr>
          <w:lang w:val="en-GB"/>
        </w:rPr>
        <w:t>(</w:t>
      </w:r>
      <w:proofErr w:type="spellStart"/>
      <w:r w:rsidRPr="0051053C">
        <w:rPr>
          <w:lang w:val="en-GB"/>
        </w:rPr>
        <w:t>Account_data_imputed</w:t>
      </w:r>
      <w:proofErr w:type="spellEnd"/>
      <w:r w:rsidRPr="0051053C">
        <w:rPr>
          <w:lang w:val="en-GB"/>
        </w:rPr>
        <w:t>)</w:t>
      </w:r>
    </w:p>
    <w:p w14:paraId="7C311B54" w14:textId="77777777" w:rsidR="0051053C" w:rsidRPr="0051053C" w:rsidRDefault="0051053C" w:rsidP="0051053C">
      <w:pPr>
        <w:rPr>
          <w:lang w:val="en-GB"/>
        </w:rPr>
      </w:pPr>
    </w:p>
    <w:p w14:paraId="02F24FFE" w14:textId="77777777" w:rsidR="0051053C" w:rsidRPr="0051053C" w:rsidRDefault="0051053C" w:rsidP="0051053C">
      <w:pPr>
        <w:rPr>
          <w:lang w:val="en-GB"/>
        </w:rPr>
      </w:pPr>
      <w:r w:rsidRPr="0051053C">
        <w:rPr>
          <w:lang w:val="en-GB"/>
        </w:rPr>
        <w:t>#finding number of missing values percentage</w:t>
      </w:r>
    </w:p>
    <w:p w14:paraId="24F37B19" w14:textId="77777777" w:rsidR="0051053C" w:rsidRPr="0051053C" w:rsidRDefault="0051053C" w:rsidP="0051053C">
      <w:pPr>
        <w:rPr>
          <w:lang w:val="en-GB"/>
        </w:rPr>
      </w:pPr>
      <w:proofErr w:type="spellStart"/>
      <w:r w:rsidRPr="0051053C">
        <w:rPr>
          <w:lang w:val="en-GB"/>
        </w:rPr>
        <w:t>missing_percentage</w:t>
      </w:r>
      <w:proofErr w:type="spellEnd"/>
      <w:r w:rsidRPr="0051053C">
        <w:rPr>
          <w:lang w:val="en-GB"/>
        </w:rPr>
        <w:t xml:space="preserve"> &lt;- (</w:t>
      </w:r>
      <w:proofErr w:type="spellStart"/>
      <w:r w:rsidRPr="0051053C">
        <w:rPr>
          <w:lang w:val="en-GB"/>
        </w:rPr>
        <w:t>colSums</w:t>
      </w:r>
      <w:proofErr w:type="spellEnd"/>
      <w:r w:rsidRPr="0051053C">
        <w:rPr>
          <w:lang w:val="en-GB"/>
        </w:rPr>
        <w:t>(is.na(</w:t>
      </w:r>
      <w:proofErr w:type="spellStart"/>
      <w:r w:rsidRPr="0051053C">
        <w:rPr>
          <w:lang w:val="en-GB"/>
        </w:rPr>
        <w:t>Account_data</w:t>
      </w:r>
      <w:proofErr w:type="spellEnd"/>
      <w:r w:rsidRPr="0051053C">
        <w:rPr>
          <w:lang w:val="en-GB"/>
        </w:rPr>
        <w:t xml:space="preserve">)) / </w:t>
      </w:r>
      <w:proofErr w:type="spellStart"/>
      <w:r w:rsidRPr="0051053C">
        <w:rPr>
          <w:lang w:val="en-GB"/>
        </w:rPr>
        <w:t>nrow</w:t>
      </w:r>
      <w:proofErr w:type="spellEnd"/>
      <w:r w:rsidRPr="0051053C">
        <w:rPr>
          <w:lang w:val="en-GB"/>
        </w:rPr>
        <w:t>(</w:t>
      </w:r>
      <w:proofErr w:type="spellStart"/>
      <w:r w:rsidRPr="0051053C">
        <w:rPr>
          <w:lang w:val="en-GB"/>
        </w:rPr>
        <w:t>Account_data</w:t>
      </w:r>
      <w:proofErr w:type="spellEnd"/>
      <w:r w:rsidRPr="0051053C">
        <w:rPr>
          <w:lang w:val="en-GB"/>
        </w:rPr>
        <w:t>)) * 100 #works out percentage of each missing data per variable</w:t>
      </w:r>
    </w:p>
    <w:p w14:paraId="2BC62DED" w14:textId="77777777" w:rsidR="0051053C" w:rsidRPr="0051053C" w:rsidRDefault="0051053C" w:rsidP="0051053C">
      <w:pPr>
        <w:rPr>
          <w:lang w:val="en-GB"/>
        </w:rPr>
      </w:pPr>
      <w:r w:rsidRPr="0051053C">
        <w:rPr>
          <w:lang w:val="en-GB"/>
        </w:rPr>
        <w:t>print(</w:t>
      </w:r>
      <w:proofErr w:type="spellStart"/>
      <w:r w:rsidRPr="0051053C">
        <w:rPr>
          <w:lang w:val="en-GB"/>
        </w:rPr>
        <w:t>missing_percentage</w:t>
      </w:r>
      <w:proofErr w:type="spellEnd"/>
      <w:r w:rsidRPr="0051053C">
        <w:rPr>
          <w:lang w:val="en-GB"/>
        </w:rPr>
        <w:t>)</w:t>
      </w:r>
    </w:p>
    <w:p w14:paraId="6CDC9E48" w14:textId="77777777" w:rsidR="0051053C" w:rsidRPr="0051053C" w:rsidRDefault="0051053C" w:rsidP="0051053C">
      <w:pPr>
        <w:rPr>
          <w:lang w:val="en-GB"/>
        </w:rPr>
      </w:pPr>
    </w:p>
    <w:p w14:paraId="66B13168" w14:textId="77777777" w:rsidR="0051053C" w:rsidRPr="0051053C" w:rsidRDefault="0051053C" w:rsidP="0051053C">
      <w:pPr>
        <w:rPr>
          <w:lang w:val="en-GB"/>
        </w:rPr>
      </w:pPr>
      <w:r w:rsidRPr="0051053C">
        <w:rPr>
          <w:lang w:val="en-GB"/>
        </w:rPr>
        <w:lastRenderedPageBreak/>
        <w:t>#removing false column names</w:t>
      </w:r>
    </w:p>
    <w:p w14:paraId="36C1495C" w14:textId="77777777" w:rsidR="0051053C" w:rsidRPr="0051053C" w:rsidRDefault="0051053C" w:rsidP="0051053C">
      <w:pPr>
        <w:rPr>
          <w:lang w:val="en-GB"/>
        </w:rPr>
      </w:pPr>
      <w:proofErr w:type="spellStart"/>
      <w:r w:rsidRPr="0051053C">
        <w:rPr>
          <w:lang w:val="en-GB"/>
        </w:rPr>
        <w:t>correct_col</w:t>
      </w:r>
      <w:proofErr w:type="spellEnd"/>
      <w:r w:rsidRPr="0051053C">
        <w:rPr>
          <w:lang w:val="en-GB"/>
        </w:rPr>
        <w:t xml:space="preserve">&lt;-names &lt;- </w:t>
      </w:r>
      <w:proofErr w:type="spellStart"/>
      <w:r w:rsidRPr="0051053C">
        <w:rPr>
          <w:lang w:val="en-GB"/>
        </w:rPr>
        <w:t>as.character</w:t>
      </w:r>
      <w:proofErr w:type="spellEnd"/>
      <w:r w:rsidRPr="0051053C">
        <w:rPr>
          <w:lang w:val="en-GB"/>
        </w:rPr>
        <w:t>(</w:t>
      </w:r>
      <w:proofErr w:type="spellStart"/>
      <w:r w:rsidRPr="0051053C">
        <w:rPr>
          <w:lang w:val="en-GB"/>
        </w:rPr>
        <w:t>Account_data</w:t>
      </w:r>
      <w:proofErr w:type="spellEnd"/>
      <w:r w:rsidRPr="0051053C">
        <w:rPr>
          <w:lang w:val="en-GB"/>
        </w:rPr>
        <w:t>[1, ]) #stores actual column names e.g. ID</w:t>
      </w:r>
    </w:p>
    <w:p w14:paraId="30281B73" w14:textId="77777777" w:rsidR="0051053C" w:rsidRPr="0051053C" w:rsidRDefault="0051053C" w:rsidP="0051053C">
      <w:pPr>
        <w:rPr>
          <w:lang w:val="en-GB"/>
        </w:rPr>
      </w:pPr>
      <w:proofErr w:type="spellStart"/>
      <w:r w:rsidRPr="0051053C">
        <w:rPr>
          <w:lang w:val="en-GB"/>
        </w:rPr>
        <w:t>Account_data</w:t>
      </w:r>
      <w:proofErr w:type="spellEnd"/>
      <w:r w:rsidRPr="0051053C">
        <w:rPr>
          <w:lang w:val="en-GB"/>
        </w:rPr>
        <w:t xml:space="preserve"> &lt;- </w:t>
      </w:r>
      <w:proofErr w:type="spellStart"/>
      <w:r w:rsidRPr="0051053C">
        <w:rPr>
          <w:lang w:val="en-GB"/>
        </w:rPr>
        <w:t>Account_data</w:t>
      </w:r>
      <w:proofErr w:type="spellEnd"/>
      <w:r w:rsidRPr="0051053C">
        <w:rPr>
          <w:lang w:val="en-GB"/>
        </w:rPr>
        <w:t xml:space="preserve">[-1, ] #removes the </w:t>
      </w:r>
      <w:proofErr w:type="spellStart"/>
      <w:r w:rsidRPr="0051053C">
        <w:rPr>
          <w:lang w:val="en-GB"/>
        </w:rPr>
        <w:t>actaul</w:t>
      </w:r>
      <w:proofErr w:type="spellEnd"/>
      <w:r w:rsidRPr="0051053C">
        <w:rPr>
          <w:lang w:val="en-GB"/>
        </w:rPr>
        <w:t xml:space="preserve"> column names from dataset</w:t>
      </w:r>
    </w:p>
    <w:p w14:paraId="0DB1DA21" w14:textId="77777777" w:rsidR="0051053C" w:rsidRPr="0051053C" w:rsidRDefault="0051053C" w:rsidP="0051053C">
      <w:pPr>
        <w:rPr>
          <w:lang w:val="en-GB"/>
        </w:rPr>
      </w:pPr>
      <w:proofErr w:type="spellStart"/>
      <w:r w:rsidRPr="0051053C">
        <w:rPr>
          <w:lang w:val="en-GB"/>
        </w:rPr>
        <w:t>colnames</w:t>
      </w:r>
      <w:proofErr w:type="spellEnd"/>
      <w:r w:rsidRPr="0051053C">
        <w:rPr>
          <w:lang w:val="en-GB"/>
        </w:rPr>
        <w:t>(</w:t>
      </w:r>
      <w:proofErr w:type="spellStart"/>
      <w:r w:rsidRPr="0051053C">
        <w:rPr>
          <w:lang w:val="en-GB"/>
        </w:rPr>
        <w:t>Account_data</w:t>
      </w:r>
      <w:proofErr w:type="spellEnd"/>
      <w:r w:rsidRPr="0051053C">
        <w:rPr>
          <w:lang w:val="en-GB"/>
        </w:rPr>
        <w:t xml:space="preserve">) &lt;- </w:t>
      </w:r>
      <w:proofErr w:type="spellStart"/>
      <w:r w:rsidRPr="0051053C">
        <w:rPr>
          <w:lang w:val="en-GB"/>
        </w:rPr>
        <w:t>correct_col</w:t>
      </w:r>
      <w:proofErr w:type="spellEnd"/>
      <w:r w:rsidRPr="0051053C">
        <w:rPr>
          <w:lang w:val="en-GB"/>
        </w:rPr>
        <w:t xml:space="preserve"> #makes the column names the actual ones</w:t>
      </w:r>
    </w:p>
    <w:p w14:paraId="7B09E52C" w14:textId="77777777" w:rsidR="0051053C" w:rsidRPr="0051053C" w:rsidRDefault="0051053C" w:rsidP="0051053C">
      <w:pPr>
        <w:rPr>
          <w:lang w:val="en-GB"/>
        </w:rPr>
      </w:pPr>
      <w:r w:rsidRPr="0051053C">
        <w:rPr>
          <w:lang w:val="en-GB"/>
        </w:rPr>
        <w:t>head(</w:t>
      </w:r>
      <w:proofErr w:type="spellStart"/>
      <w:r w:rsidRPr="0051053C">
        <w:rPr>
          <w:lang w:val="en-GB"/>
        </w:rPr>
        <w:t>Account_data</w:t>
      </w:r>
      <w:proofErr w:type="spellEnd"/>
      <w:r w:rsidRPr="0051053C">
        <w:rPr>
          <w:lang w:val="en-GB"/>
        </w:rPr>
        <w:t>)</w:t>
      </w:r>
    </w:p>
    <w:p w14:paraId="45A9CA3C" w14:textId="77777777" w:rsidR="0051053C" w:rsidRPr="0051053C" w:rsidRDefault="0051053C" w:rsidP="0051053C">
      <w:pPr>
        <w:rPr>
          <w:lang w:val="en-GB"/>
        </w:rPr>
      </w:pPr>
      <w:r w:rsidRPr="0051053C">
        <w:rPr>
          <w:lang w:val="en-GB"/>
        </w:rPr>
        <w:t>str(</w:t>
      </w:r>
      <w:proofErr w:type="spellStart"/>
      <w:r w:rsidRPr="0051053C">
        <w:rPr>
          <w:lang w:val="en-GB"/>
        </w:rPr>
        <w:t>Account_data</w:t>
      </w:r>
      <w:proofErr w:type="spellEnd"/>
      <w:r w:rsidRPr="0051053C">
        <w:rPr>
          <w:lang w:val="en-GB"/>
        </w:rPr>
        <w:t>)</w:t>
      </w:r>
    </w:p>
    <w:p w14:paraId="1DC04660" w14:textId="77777777" w:rsidR="0051053C" w:rsidRPr="0051053C" w:rsidRDefault="0051053C" w:rsidP="0051053C">
      <w:pPr>
        <w:rPr>
          <w:lang w:val="en-GB"/>
        </w:rPr>
      </w:pPr>
    </w:p>
    <w:p w14:paraId="74589DE6" w14:textId="77777777" w:rsidR="0051053C" w:rsidRPr="0051053C" w:rsidRDefault="0051053C" w:rsidP="0051053C">
      <w:pPr>
        <w:rPr>
          <w:lang w:val="en-GB"/>
        </w:rPr>
      </w:pPr>
      <w:r w:rsidRPr="0051053C">
        <w:rPr>
          <w:lang w:val="en-GB"/>
        </w:rPr>
        <w:t>#removing columns made by KNN data imputing</w:t>
      </w:r>
    </w:p>
    <w:p w14:paraId="06AE7645" w14:textId="77777777" w:rsidR="0051053C" w:rsidRPr="0051053C" w:rsidRDefault="0051053C" w:rsidP="0051053C">
      <w:pPr>
        <w:rPr>
          <w:lang w:val="en-GB"/>
        </w:rPr>
      </w:pPr>
      <w:proofErr w:type="spellStart"/>
      <w:r w:rsidRPr="0051053C">
        <w:rPr>
          <w:lang w:val="en-GB"/>
        </w:rPr>
        <w:t>Account_data</w:t>
      </w:r>
      <w:proofErr w:type="spellEnd"/>
      <w:r w:rsidRPr="0051053C">
        <w:rPr>
          <w:lang w:val="en-GB"/>
        </w:rPr>
        <w:t xml:space="preserve"> &lt;- </w:t>
      </w:r>
      <w:proofErr w:type="spellStart"/>
      <w:r w:rsidRPr="0051053C">
        <w:rPr>
          <w:lang w:val="en-GB"/>
        </w:rPr>
        <w:t>Account_data</w:t>
      </w:r>
      <w:proofErr w:type="spellEnd"/>
      <w:r w:rsidRPr="0051053C">
        <w:rPr>
          <w:lang w:val="en-GB"/>
        </w:rPr>
        <w:t xml:space="preserve">[, -c(26:50)] #removes all </w:t>
      </w:r>
      <w:proofErr w:type="spellStart"/>
      <w:r w:rsidRPr="0051053C">
        <w:rPr>
          <w:lang w:val="en-GB"/>
        </w:rPr>
        <w:t>flase</w:t>
      </w:r>
      <w:proofErr w:type="spellEnd"/>
      <w:r w:rsidRPr="0051053C">
        <w:rPr>
          <w:lang w:val="en-GB"/>
        </w:rPr>
        <w:t xml:space="preserve"> spaces added after KNN data </w:t>
      </w:r>
      <w:proofErr w:type="spellStart"/>
      <w:r w:rsidRPr="0051053C">
        <w:rPr>
          <w:lang w:val="en-GB"/>
        </w:rPr>
        <w:t>impution</w:t>
      </w:r>
      <w:proofErr w:type="spellEnd"/>
    </w:p>
    <w:p w14:paraId="6DFBF654" w14:textId="77777777" w:rsidR="0051053C" w:rsidRPr="0051053C" w:rsidRDefault="0051053C" w:rsidP="0051053C">
      <w:pPr>
        <w:rPr>
          <w:lang w:val="en-GB"/>
        </w:rPr>
      </w:pPr>
    </w:p>
    <w:p w14:paraId="7625D65E" w14:textId="77777777" w:rsidR="0051053C" w:rsidRPr="0051053C" w:rsidRDefault="0051053C" w:rsidP="0051053C">
      <w:pPr>
        <w:rPr>
          <w:lang w:val="en-GB"/>
        </w:rPr>
      </w:pPr>
      <w:r w:rsidRPr="0051053C">
        <w:rPr>
          <w:lang w:val="en-GB"/>
        </w:rPr>
        <w:t>#rite cleaned data set to file</w:t>
      </w:r>
    </w:p>
    <w:p w14:paraId="249DDD0B" w14:textId="77777777" w:rsidR="0051053C" w:rsidRPr="0051053C" w:rsidRDefault="0051053C" w:rsidP="0051053C">
      <w:pPr>
        <w:rPr>
          <w:lang w:val="en-GB"/>
        </w:rPr>
      </w:pPr>
      <w:r w:rsidRPr="0051053C">
        <w:rPr>
          <w:lang w:val="en-GB"/>
        </w:rPr>
        <w:t>write.csv(</w:t>
      </w:r>
      <w:proofErr w:type="spellStart"/>
      <w:r w:rsidRPr="0051053C">
        <w:rPr>
          <w:lang w:val="en-GB"/>
        </w:rPr>
        <w:t>Account_data</w:t>
      </w:r>
      <w:proofErr w:type="spellEnd"/>
      <w:r w:rsidRPr="0051053C">
        <w:rPr>
          <w:lang w:val="en-GB"/>
        </w:rPr>
        <w:t xml:space="preserve">, "Default of credit card clients cleaned.csv", </w:t>
      </w:r>
      <w:proofErr w:type="spellStart"/>
      <w:r w:rsidRPr="0051053C">
        <w:rPr>
          <w:lang w:val="en-GB"/>
        </w:rPr>
        <w:t>row.names</w:t>
      </w:r>
      <w:proofErr w:type="spellEnd"/>
      <w:r w:rsidRPr="0051053C">
        <w:rPr>
          <w:lang w:val="en-GB"/>
        </w:rPr>
        <w:t xml:space="preserve"> = FALSE) #write version 1 of dataset</w:t>
      </w:r>
    </w:p>
    <w:p w14:paraId="5735C370" w14:textId="77777777" w:rsidR="0051053C" w:rsidRPr="0051053C" w:rsidRDefault="0051053C" w:rsidP="0051053C">
      <w:pPr>
        <w:rPr>
          <w:lang w:val="en-GB"/>
        </w:rPr>
      </w:pPr>
      <w:r w:rsidRPr="0051053C">
        <w:rPr>
          <w:lang w:val="en-GB"/>
        </w:rPr>
        <w:t>write.csv(</w:t>
      </w:r>
      <w:proofErr w:type="spellStart"/>
      <w:r w:rsidRPr="0051053C">
        <w:rPr>
          <w:lang w:val="en-GB"/>
        </w:rPr>
        <w:t>Account_data</w:t>
      </w:r>
      <w:proofErr w:type="spellEnd"/>
      <w:r w:rsidRPr="0051053C">
        <w:rPr>
          <w:lang w:val="en-GB"/>
        </w:rPr>
        <w:t xml:space="preserve">, "Default of credit card clients cleaned 2.0.csv", </w:t>
      </w:r>
      <w:proofErr w:type="spellStart"/>
      <w:r w:rsidRPr="0051053C">
        <w:rPr>
          <w:lang w:val="en-GB"/>
        </w:rPr>
        <w:t>row.names</w:t>
      </w:r>
      <w:proofErr w:type="spellEnd"/>
      <w:r w:rsidRPr="0051053C">
        <w:rPr>
          <w:lang w:val="en-GB"/>
        </w:rPr>
        <w:t xml:space="preserve"> = FALSE) #write version 2 of dataset</w:t>
      </w:r>
    </w:p>
    <w:p w14:paraId="449794BA" w14:textId="77777777" w:rsidR="0051053C" w:rsidRPr="0051053C" w:rsidRDefault="0051053C" w:rsidP="0051053C">
      <w:pPr>
        <w:rPr>
          <w:lang w:val="en-GB"/>
        </w:rPr>
      </w:pPr>
    </w:p>
    <w:p w14:paraId="063172C6" w14:textId="77777777" w:rsidR="0051053C" w:rsidRPr="0051053C" w:rsidRDefault="0051053C" w:rsidP="0051053C">
      <w:pPr>
        <w:rPr>
          <w:lang w:val="en-GB"/>
        </w:rPr>
      </w:pPr>
      <w:r w:rsidRPr="0051053C">
        <w:rPr>
          <w:lang w:val="en-GB"/>
        </w:rPr>
        <w:t>#outliers</w:t>
      </w:r>
    </w:p>
    <w:p w14:paraId="320CC92F" w14:textId="77777777" w:rsidR="0051053C" w:rsidRPr="0051053C" w:rsidRDefault="0051053C" w:rsidP="0051053C">
      <w:pPr>
        <w:rPr>
          <w:lang w:val="en-GB"/>
        </w:rPr>
      </w:pPr>
      <w:r w:rsidRPr="0051053C">
        <w:rPr>
          <w:lang w:val="en-GB"/>
        </w:rPr>
        <w:t>#Columns that need to be checked for outliers</w:t>
      </w:r>
    </w:p>
    <w:p w14:paraId="2F8ECCD8" w14:textId="77777777" w:rsidR="0051053C" w:rsidRPr="0051053C" w:rsidRDefault="0051053C" w:rsidP="0051053C">
      <w:pPr>
        <w:rPr>
          <w:lang w:val="en-GB"/>
        </w:rPr>
      </w:pPr>
      <w:proofErr w:type="spellStart"/>
      <w:r w:rsidRPr="0051053C">
        <w:rPr>
          <w:lang w:val="en-GB"/>
        </w:rPr>
        <w:t>columns_to_check</w:t>
      </w:r>
      <w:proofErr w:type="spellEnd"/>
      <w:r w:rsidRPr="0051053C">
        <w:rPr>
          <w:lang w:val="en-GB"/>
        </w:rPr>
        <w:t xml:space="preserve"> &lt;- c("BILL_AMT1", "BILL_AMT2", "BILL_AMT3", "BILL_AMT4", "BILL_AMT5", "BILL_AMT6", </w:t>
      </w:r>
    </w:p>
    <w:p w14:paraId="145539DC" w14:textId="77777777" w:rsidR="0051053C" w:rsidRPr="0051053C" w:rsidRDefault="0051053C" w:rsidP="0051053C">
      <w:pPr>
        <w:rPr>
          <w:lang w:val="en-GB"/>
        </w:rPr>
      </w:pPr>
      <w:r w:rsidRPr="0051053C">
        <w:rPr>
          <w:lang w:val="en-GB"/>
        </w:rPr>
        <w:t xml:space="preserve">                      "PAY_AMT1", "PAY_AMT2", "PAY_AMT3", "PAY_AMT4", "PAY_AMT5", "PAY_AMT6")</w:t>
      </w:r>
    </w:p>
    <w:p w14:paraId="24997A06" w14:textId="77777777" w:rsidR="0051053C" w:rsidRPr="0051053C" w:rsidRDefault="0051053C" w:rsidP="0051053C">
      <w:pPr>
        <w:rPr>
          <w:lang w:val="en-GB"/>
        </w:rPr>
      </w:pPr>
    </w:p>
    <w:p w14:paraId="2EEB0E80" w14:textId="77777777" w:rsidR="0051053C" w:rsidRPr="0051053C" w:rsidRDefault="0051053C" w:rsidP="0051053C">
      <w:pPr>
        <w:rPr>
          <w:lang w:val="en-GB"/>
        </w:rPr>
      </w:pPr>
      <w:r w:rsidRPr="0051053C">
        <w:rPr>
          <w:lang w:val="en-GB"/>
        </w:rPr>
        <w:t>#for loop for finding outliers</w:t>
      </w:r>
    </w:p>
    <w:p w14:paraId="0A980192" w14:textId="77777777" w:rsidR="0051053C" w:rsidRPr="0051053C" w:rsidRDefault="0051053C" w:rsidP="0051053C">
      <w:pPr>
        <w:rPr>
          <w:lang w:val="en-GB"/>
        </w:rPr>
      </w:pPr>
      <w:r w:rsidRPr="0051053C">
        <w:rPr>
          <w:lang w:val="en-GB"/>
        </w:rPr>
        <w:t xml:space="preserve">for (col in </w:t>
      </w:r>
      <w:proofErr w:type="spellStart"/>
      <w:r w:rsidRPr="0051053C">
        <w:rPr>
          <w:lang w:val="en-GB"/>
        </w:rPr>
        <w:t>columns_to_check</w:t>
      </w:r>
      <w:proofErr w:type="spellEnd"/>
      <w:r w:rsidRPr="0051053C">
        <w:rPr>
          <w:lang w:val="en-GB"/>
        </w:rPr>
        <w:t>) {</w:t>
      </w:r>
    </w:p>
    <w:p w14:paraId="0480F2F1" w14:textId="77777777" w:rsidR="0051053C" w:rsidRPr="0051053C" w:rsidRDefault="0051053C" w:rsidP="0051053C">
      <w:pPr>
        <w:rPr>
          <w:lang w:val="en-GB"/>
        </w:rPr>
      </w:pPr>
      <w:r w:rsidRPr="0051053C">
        <w:rPr>
          <w:lang w:val="en-GB"/>
        </w:rPr>
        <w:t xml:space="preserve">  Q1 &lt;- quantile(</w:t>
      </w:r>
      <w:proofErr w:type="spellStart"/>
      <w:r w:rsidRPr="0051053C">
        <w:rPr>
          <w:lang w:val="en-GB"/>
        </w:rPr>
        <w:t>Account_data</w:t>
      </w:r>
      <w:proofErr w:type="spellEnd"/>
      <w:r w:rsidRPr="0051053C">
        <w:rPr>
          <w:lang w:val="en-GB"/>
        </w:rPr>
        <w:t>[[col]], .25) #finds first 25% mark</w:t>
      </w:r>
    </w:p>
    <w:p w14:paraId="61F4C42B" w14:textId="77777777" w:rsidR="0051053C" w:rsidRPr="0051053C" w:rsidRDefault="0051053C" w:rsidP="0051053C">
      <w:pPr>
        <w:rPr>
          <w:lang w:val="en-GB"/>
        </w:rPr>
      </w:pPr>
      <w:r w:rsidRPr="0051053C">
        <w:rPr>
          <w:lang w:val="en-GB"/>
        </w:rPr>
        <w:lastRenderedPageBreak/>
        <w:t xml:space="preserve">  Q3 &lt;- quantile(</w:t>
      </w:r>
      <w:proofErr w:type="spellStart"/>
      <w:r w:rsidRPr="0051053C">
        <w:rPr>
          <w:lang w:val="en-GB"/>
        </w:rPr>
        <w:t>Account_data</w:t>
      </w:r>
      <w:proofErr w:type="spellEnd"/>
      <w:r w:rsidRPr="0051053C">
        <w:rPr>
          <w:lang w:val="en-GB"/>
        </w:rPr>
        <w:t>[[col]], .75) #finds last 25% mark</w:t>
      </w:r>
    </w:p>
    <w:p w14:paraId="06167D71" w14:textId="77777777" w:rsidR="0051053C" w:rsidRPr="0051053C" w:rsidRDefault="0051053C" w:rsidP="0051053C">
      <w:pPr>
        <w:rPr>
          <w:lang w:val="en-GB"/>
        </w:rPr>
      </w:pPr>
      <w:r w:rsidRPr="0051053C">
        <w:rPr>
          <w:lang w:val="en-GB"/>
        </w:rPr>
        <w:t xml:space="preserve">  </w:t>
      </w:r>
      <w:proofErr w:type="spellStart"/>
      <w:r w:rsidRPr="0051053C">
        <w:rPr>
          <w:lang w:val="en-GB"/>
        </w:rPr>
        <w:t>iqr</w:t>
      </w:r>
      <w:proofErr w:type="spellEnd"/>
      <w:r w:rsidRPr="0051053C">
        <w:rPr>
          <w:lang w:val="en-GB"/>
        </w:rPr>
        <w:t>&lt;- IQR(</w:t>
      </w:r>
      <w:proofErr w:type="spellStart"/>
      <w:r w:rsidRPr="0051053C">
        <w:rPr>
          <w:lang w:val="en-GB"/>
        </w:rPr>
        <w:t>Account_data</w:t>
      </w:r>
      <w:proofErr w:type="spellEnd"/>
      <w:r w:rsidRPr="0051053C">
        <w:rPr>
          <w:lang w:val="en-GB"/>
        </w:rPr>
        <w:t>[[col]]) #works out inter quartile range</w:t>
      </w:r>
    </w:p>
    <w:p w14:paraId="27D70708" w14:textId="77777777" w:rsidR="0051053C" w:rsidRPr="0051053C" w:rsidRDefault="0051053C" w:rsidP="0051053C">
      <w:pPr>
        <w:rPr>
          <w:lang w:val="en-GB"/>
        </w:rPr>
      </w:pPr>
      <w:r w:rsidRPr="0051053C">
        <w:rPr>
          <w:lang w:val="en-GB"/>
        </w:rPr>
        <w:t xml:space="preserve">  </w:t>
      </w:r>
      <w:proofErr w:type="spellStart"/>
      <w:r w:rsidRPr="0051053C">
        <w:rPr>
          <w:lang w:val="en-GB"/>
        </w:rPr>
        <w:t>lower_bound</w:t>
      </w:r>
      <w:proofErr w:type="spellEnd"/>
      <w:r w:rsidRPr="0051053C">
        <w:rPr>
          <w:lang w:val="en-GB"/>
        </w:rPr>
        <w:t xml:space="preserve"> &lt;- (Q1 - 1.5*</w:t>
      </w:r>
      <w:proofErr w:type="spellStart"/>
      <w:r w:rsidRPr="0051053C">
        <w:rPr>
          <w:lang w:val="en-GB"/>
        </w:rPr>
        <w:t>iqr</w:t>
      </w:r>
      <w:proofErr w:type="spellEnd"/>
      <w:r w:rsidRPr="0051053C">
        <w:rPr>
          <w:lang w:val="en-GB"/>
        </w:rPr>
        <w:t xml:space="preserve">) </w:t>
      </w:r>
    </w:p>
    <w:p w14:paraId="7F359379" w14:textId="77777777" w:rsidR="0051053C" w:rsidRPr="0051053C" w:rsidRDefault="0051053C" w:rsidP="0051053C">
      <w:pPr>
        <w:rPr>
          <w:lang w:val="en-GB"/>
        </w:rPr>
      </w:pPr>
      <w:r w:rsidRPr="0051053C">
        <w:rPr>
          <w:lang w:val="en-GB"/>
        </w:rPr>
        <w:t xml:space="preserve">  </w:t>
      </w:r>
      <w:proofErr w:type="spellStart"/>
      <w:r w:rsidRPr="0051053C">
        <w:rPr>
          <w:lang w:val="en-GB"/>
        </w:rPr>
        <w:t>upper_bound</w:t>
      </w:r>
      <w:proofErr w:type="spellEnd"/>
      <w:r w:rsidRPr="0051053C">
        <w:rPr>
          <w:lang w:val="en-GB"/>
        </w:rPr>
        <w:t xml:space="preserve"> &lt;- (Q3 + 1.5*</w:t>
      </w:r>
      <w:proofErr w:type="spellStart"/>
      <w:r w:rsidRPr="0051053C">
        <w:rPr>
          <w:lang w:val="en-GB"/>
        </w:rPr>
        <w:t>iqr</w:t>
      </w:r>
      <w:proofErr w:type="spellEnd"/>
      <w:r w:rsidRPr="0051053C">
        <w:rPr>
          <w:lang w:val="en-GB"/>
        </w:rPr>
        <w:t>)</w:t>
      </w:r>
    </w:p>
    <w:p w14:paraId="4567736E" w14:textId="77777777" w:rsidR="0051053C" w:rsidRPr="0051053C" w:rsidRDefault="0051053C" w:rsidP="0051053C">
      <w:pPr>
        <w:rPr>
          <w:lang w:val="en-GB"/>
        </w:rPr>
      </w:pPr>
      <w:r w:rsidRPr="0051053C">
        <w:rPr>
          <w:lang w:val="en-GB"/>
        </w:rPr>
        <w:t xml:space="preserve">  outliers&lt;-which(</w:t>
      </w:r>
      <w:proofErr w:type="spellStart"/>
      <w:r w:rsidRPr="0051053C">
        <w:rPr>
          <w:lang w:val="en-GB"/>
        </w:rPr>
        <w:t>Account_data</w:t>
      </w:r>
      <w:proofErr w:type="spellEnd"/>
      <w:r w:rsidRPr="0051053C">
        <w:rPr>
          <w:lang w:val="en-GB"/>
        </w:rPr>
        <w:t>[[col]]&lt;</w:t>
      </w:r>
      <w:proofErr w:type="spellStart"/>
      <w:r w:rsidRPr="0051053C">
        <w:rPr>
          <w:lang w:val="en-GB"/>
        </w:rPr>
        <w:t>lower_bound</w:t>
      </w:r>
      <w:proofErr w:type="spellEnd"/>
      <w:r w:rsidRPr="0051053C">
        <w:rPr>
          <w:lang w:val="en-GB"/>
        </w:rPr>
        <w:t xml:space="preserve"> | </w:t>
      </w:r>
      <w:proofErr w:type="spellStart"/>
      <w:r w:rsidRPr="0051053C">
        <w:rPr>
          <w:lang w:val="en-GB"/>
        </w:rPr>
        <w:t>Account_data</w:t>
      </w:r>
      <w:proofErr w:type="spellEnd"/>
      <w:r w:rsidRPr="0051053C">
        <w:rPr>
          <w:lang w:val="en-GB"/>
        </w:rPr>
        <w:t>[[col]]&gt;</w:t>
      </w:r>
      <w:proofErr w:type="spellStart"/>
      <w:r w:rsidRPr="0051053C">
        <w:rPr>
          <w:lang w:val="en-GB"/>
        </w:rPr>
        <w:t>upper_bound</w:t>
      </w:r>
      <w:proofErr w:type="spellEnd"/>
      <w:r w:rsidRPr="0051053C">
        <w:rPr>
          <w:lang w:val="en-GB"/>
        </w:rPr>
        <w:t>) #finds data outside the interquartile range</w:t>
      </w:r>
    </w:p>
    <w:p w14:paraId="2CC42126" w14:textId="77777777" w:rsidR="0051053C" w:rsidRPr="0051053C" w:rsidRDefault="0051053C" w:rsidP="0051053C">
      <w:pPr>
        <w:rPr>
          <w:lang w:val="en-GB"/>
        </w:rPr>
      </w:pPr>
      <w:r w:rsidRPr="0051053C">
        <w:rPr>
          <w:lang w:val="en-GB"/>
        </w:rPr>
        <w:t xml:space="preserve">  </w:t>
      </w:r>
      <w:proofErr w:type="spellStart"/>
      <w:r w:rsidRPr="0051053C">
        <w:rPr>
          <w:lang w:val="en-GB"/>
        </w:rPr>
        <w:t>outlier_results</w:t>
      </w:r>
      <w:proofErr w:type="spellEnd"/>
      <w:r w:rsidRPr="0051053C">
        <w:rPr>
          <w:lang w:val="en-GB"/>
        </w:rPr>
        <w:t xml:space="preserve"> &lt;- </w:t>
      </w:r>
      <w:proofErr w:type="spellStart"/>
      <w:r w:rsidRPr="0051053C">
        <w:rPr>
          <w:lang w:val="en-GB"/>
        </w:rPr>
        <w:t>Account_data</w:t>
      </w:r>
      <w:proofErr w:type="spellEnd"/>
      <w:r w:rsidRPr="0051053C">
        <w:rPr>
          <w:lang w:val="en-GB"/>
        </w:rPr>
        <w:t>[</w:t>
      </w:r>
      <w:proofErr w:type="spellStart"/>
      <w:r w:rsidRPr="0051053C">
        <w:rPr>
          <w:lang w:val="en-GB"/>
        </w:rPr>
        <w:t>Account_data</w:t>
      </w:r>
      <w:proofErr w:type="spellEnd"/>
      <w:r w:rsidRPr="0051053C">
        <w:rPr>
          <w:lang w:val="en-GB"/>
        </w:rPr>
        <w:t xml:space="preserve">[[col]] &gt;= </w:t>
      </w:r>
      <w:proofErr w:type="spellStart"/>
      <w:r w:rsidRPr="0051053C">
        <w:rPr>
          <w:lang w:val="en-GB"/>
        </w:rPr>
        <w:t>lower_bound</w:t>
      </w:r>
      <w:proofErr w:type="spellEnd"/>
      <w:r w:rsidRPr="0051053C">
        <w:rPr>
          <w:lang w:val="en-GB"/>
        </w:rPr>
        <w:t xml:space="preserve"> &amp; </w:t>
      </w:r>
      <w:proofErr w:type="spellStart"/>
      <w:r w:rsidRPr="0051053C">
        <w:rPr>
          <w:lang w:val="en-GB"/>
        </w:rPr>
        <w:t>Account_data</w:t>
      </w:r>
      <w:proofErr w:type="spellEnd"/>
      <w:r w:rsidRPr="0051053C">
        <w:rPr>
          <w:lang w:val="en-GB"/>
        </w:rPr>
        <w:t xml:space="preserve">[[col]] &lt;= </w:t>
      </w:r>
      <w:proofErr w:type="spellStart"/>
      <w:r w:rsidRPr="0051053C">
        <w:rPr>
          <w:lang w:val="en-GB"/>
        </w:rPr>
        <w:t>upper_bound</w:t>
      </w:r>
      <w:proofErr w:type="spellEnd"/>
      <w:r w:rsidRPr="0051053C">
        <w:rPr>
          <w:lang w:val="en-GB"/>
        </w:rPr>
        <w:t>, ] #finds data inside the interquartile range</w:t>
      </w:r>
    </w:p>
    <w:p w14:paraId="7B386EA4" w14:textId="77777777" w:rsidR="0051053C" w:rsidRPr="0051053C" w:rsidRDefault="0051053C" w:rsidP="0051053C">
      <w:pPr>
        <w:rPr>
          <w:lang w:val="en-GB"/>
        </w:rPr>
      </w:pPr>
      <w:r w:rsidRPr="0051053C">
        <w:rPr>
          <w:lang w:val="en-GB"/>
        </w:rPr>
        <w:t>}</w:t>
      </w:r>
    </w:p>
    <w:p w14:paraId="3EF9807D" w14:textId="77777777" w:rsidR="0051053C" w:rsidRPr="0051053C" w:rsidRDefault="0051053C" w:rsidP="0051053C">
      <w:pPr>
        <w:rPr>
          <w:lang w:val="en-GB"/>
        </w:rPr>
      </w:pPr>
    </w:p>
    <w:p w14:paraId="04C31F72" w14:textId="77777777" w:rsidR="0051053C" w:rsidRPr="0051053C" w:rsidRDefault="0051053C" w:rsidP="0051053C">
      <w:pPr>
        <w:rPr>
          <w:lang w:val="en-GB"/>
        </w:rPr>
      </w:pPr>
      <w:r w:rsidRPr="0051053C">
        <w:rPr>
          <w:lang w:val="en-GB"/>
        </w:rPr>
        <w:t>print(outliers)</w:t>
      </w:r>
    </w:p>
    <w:p w14:paraId="4C99F855" w14:textId="77777777" w:rsidR="0051053C" w:rsidRPr="0051053C" w:rsidRDefault="0051053C" w:rsidP="0051053C">
      <w:pPr>
        <w:rPr>
          <w:lang w:val="en-GB"/>
        </w:rPr>
      </w:pPr>
      <w:r w:rsidRPr="0051053C">
        <w:rPr>
          <w:lang w:val="en-GB"/>
        </w:rPr>
        <w:t>print(</w:t>
      </w:r>
      <w:proofErr w:type="spellStart"/>
      <w:r w:rsidRPr="0051053C">
        <w:rPr>
          <w:lang w:val="en-GB"/>
        </w:rPr>
        <w:t>outlier_results</w:t>
      </w:r>
      <w:proofErr w:type="spellEnd"/>
      <w:r w:rsidRPr="0051053C">
        <w:rPr>
          <w:lang w:val="en-GB"/>
        </w:rPr>
        <w:t>)</w:t>
      </w:r>
    </w:p>
    <w:p w14:paraId="49D8BD41" w14:textId="77777777" w:rsidR="0051053C" w:rsidRPr="0051053C" w:rsidRDefault="0051053C" w:rsidP="0051053C">
      <w:pPr>
        <w:rPr>
          <w:lang w:val="en-GB"/>
        </w:rPr>
      </w:pPr>
      <w:proofErr w:type="spellStart"/>
      <w:r w:rsidRPr="0051053C">
        <w:rPr>
          <w:lang w:val="en-GB"/>
        </w:rPr>
        <w:t>setdiff</w:t>
      </w:r>
      <w:proofErr w:type="spellEnd"/>
      <w:r w:rsidRPr="0051053C">
        <w:rPr>
          <w:lang w:val="en-GB"/>
        </w:rPr>
        <w:t>(</w:t>
      </w:r>
      <w:proofErr w:type="spellStart"/>
      <w:r w:rsidRPr="0051053C">
        <w:rPr>
          <w:lang w:val="en-GB"/>
        </w:rPr>
        <w:t>Account_data</w:t>
      </w:r>
      <w:proofErr w:type="spellEnd"/>
      <w:r w:rsidRPr="0051053C">
        <w:rPr>
          <w:lang w:val="en-GB"/>
        </w:rPr>
        <w:t xml:space="preserve">, </w:t>
      </w:r>
      <w:proofErr w:type="spellStart"/>
      <w:r w:rsidRPr="0051053C">
        <w:rPr>
          <w:lang w:val="en-GB"/>
        </w:rPr>
        <w:t>outlier_results</w:t>
      </w:r>
      <w:proofErr w:type="spellEnd"/>
      <w:r w:rsidRPr="0051053C">
        <w:rPr>
          <w:lang w:val="en-GB"/>
        </w:rPr>
        <w:t>) #shows difference between both variables</w:t>
      </w:r>
    </w:p>
    <w:p w14:paraId="1AE1416E" w14:textId="77777777" w:rsidR="0051053C" w:rsidRPr="0051053C" w:rsidRDefault="0051053C" w:rsidP="0051053C">
      <w:pPr>
        <w:rPr>
          <w:lang w:val="en-GB"/>
        </w:rPr>
      </w:pPr>
    </w:p>
    <w:p w14:paraId="50F8E71F" w14:textId="4E97D221" w:rsidR="00912F88" w:rsidRDefault="0051053C" w:rsidP="0051053C">
      <w:pPr>
        <w:rPr>
          <w:lang w:val="en-GB"/>
        </w:rPr>
      </w:pPr>
      <w:proofErr w:type="spellStart"/>
      <w:r w:rsidRPr="0051053C">
        <w:rPr>
          <w:lang w:val="en-GB"/>
        </w:rPr>
        <w:t>Account_data</w:t>
      </w:r>
      <w:proofErr w:type="spellEnd"/>
      <w:r w:rsidRPr="0051053C">
        <w:rPr>
          <w:lang w:val="en-GB"/>
        </w:rPr>
        <w:t xml:space="preserve"> &lt;- </w:t>
      </w:r>
      <w:proofErr w:type="spellStart"/>
      <w:r w:rsidRPr="0051053C">
        <w:rPr>
          <w:lang w:val="en-GB"/>
        </w:rPr>
        <w:t>outlier_results</w:t>
      </w:r>
      <w:proofErr w:type="spellEnd"/>
      <w:r w:rsidRPr="0051053C">
        <w:rPr>
          <w:lang w:val="en-GB"/>
        </w:rPr>
        <w:t xml:space="preserve"> #makes the dataset variable the one without outliers</w:t>
      </w:r>
    </w:p>
    <w:p w14:paraId="427272D7" w14:textId="77777777" w:rsidR="000C55A7" w:rsidRPr="000C55A7" w:rsidRDefault="000C55A7" w:rsidP="000C55A7">
      <w:pPr>
        <w:rPr>
          <w:lang w:val="en-GB"/>
        </w:rPr>
      </w:pPr>
      <w:r w:rsidRPr="000C55A7">
        <w:rPr>
          <w:lang w:val="en-GB"/>
        </w:rPr>
        <w:t>#load libraries</w:t>
      </w:r>
    </w:p>
    <w:p w14:paraId="3BAC737A" w14:textId="77777777" w:rsidR="000C55A7" w:rsidRPr="000C55A7" w:rsidRDefault="000C55A7" w:rsidP="000C55A7">
      <w:pPr>
        <w:rPr>
          <w:lang w:val="en-GB"/>
        </w:rPr>
      </w:pPr>
      <w:r w:rsidRPr="000C55A7">
        <w:rPr>
          <w:lang w:val="en-GB"/>
        </w:rPr>
        <w:t>library(</w:t>
      </w:r>
      <w:proofErr w:type="spellStart"/>
      <w:r w:rsidRPr="000C55A7">
        <w:rPr>
          <w:lang w:val="en-GB"/>
        </w:rPr>
        <w:t>mlbench</w:t>
      </w:r>
      <w:proofErr w:type="spellEnd"/>
      <w:r w:rsidRPr="000C55A7">
        <w:rPr>
          <w:lang w:val="en-GB"/>
        </w:rPr>
        <w:t>)</w:t>
      </w:r>
    </w:p>
    <w:p w14:paraId="61D6F333" w14:textId="77777777" w:rsidR="000C55A7" w:rsidRPr="000C55A7" w:rsidRDefault="000C55A7" w:rsidP="000C55A7">
      <w:pPr>
        <w:rPr>
          <w:lang w:val="en-GB"/>
        </w:rPr>
      </w:pPr>
      <w:r w:rsidRPr="000C55A7">
        <w:rPr>
          <w:lang w:val="en-GB"/>
        </w:rPr>
        <w:t>library(caret)</w:t>
      </w:r>
    </w:p>
    <w:p w14:paraId="0E3CCA3D" w14:textId="77777777" w:rsidR="000C55A7" w:rsidRPr="000C55A7" w:rsidRDefault="000C55A7" w:rsidP="000C55A7">
      <w:pPr>
        <w:rPr>
          <w:lang w:val="en-GB"/>
        </w:rPr>
      </w:pPr>
      <w:proofErr w:type="spellStart"/>
      <w:r w:rsidRPr="000C55A7">
        <w:rPr>
          <w:lang w:val="en-GB"/>
        </w:rPr>
        <w:t>install.packages</w:t>
      </w:r>
      <w:proofErr w:type="spellEnd"/>
      <w:r w:rsidRPr="000C55A7">
        <w:rPr>
          <w:lang w:val="en-GB"/>
        </w:rPr>
        <w:t>("</w:t>
      </w:r>
      <w:proofErr w:type="spellStart"/>
      <w:r w:rsidRPr="000C55A7">
        <w:rPr>
          <w:lang w:val="en-GB"/>
        </w:rPr>
        <w:t>mlbench</w:t>
      </w:r>
      <w:proofErr w:type="spellEnd"/>
      <w:r w:rsidRPr="000C55A7">
        <w:rPr>
          <w:lang w:val="en-GB"/>
        </w:rPr>
        <w:t>")</w:t>
      </w:r>
    </w:p>
    <w:p w14:paraId="4D27506A" w14:textId="77777777" w:rsidR="000C55A7" w:rsidRPr="000C55A7" w:rsidRDefault="000C55A7" w:rsidP="000C55A7">
      <w:pPr>
        <w:rPr>
          <w:lang w:val="en-GB"/>
        </w:rPr>
      </w:pPr>
      <w:proofErr w:type="spellStart"/>
      <w:r w:rsidRPr="000C55A7">
        <w:rPr>
          <w:lang w:val="en-GB"/>
        </w:rPr>
        <w:t>install.packages</w:t>
      </w:r>
      <w:proofErr w:type="spellEnd"/>
      <w:r w:rsidRPr="000C55A7">
        <w:rPr>
          <w:lang w:val="en-GB"/>
        </w:rPr>
        <w:t>("caret")</w:t>
      </w:r>
    </w:p>
    <w:p w14:paraId="7844CC92" w14:textId="77777777" w:rsidR="000C55A7" w:rsidRPr="000C55A7" w:rsidRDefault="000C55A7" w:rsidP="000C55A7">
      <w:pPr>
        <w:rPr>
          <w:lang w:val="en-GB"/>
        </w:rPr>
      </w:pPr>
    </w:p>
    <w:p w14:paraId="0268E39F" w14:textId="77777777" w:rsidR="000C55A7" w:rsidRPr="000C55A7" w:rsidRDefault="000C55A7" w:rsidP="000C55A7">
      <w:pPr>
        <w:rPr>
          <w:lang w:val="en-GB"/>
        </w:rPr>
      </w:pPr>
      <w:r w:rsidRPr="000C55A7">
        <w:rPr>
          <w:lang w:val="en-GB"/>
        </w:rPr>
        <w:t>#insert data set and EDA</w:t>
      </w:r>
    </w:p>
    <w:p w14:paraId="0CF0F181" w14:textId="77777777" w:rsidR="000C55A7" w:rsidRPr="000C55A7" w:rsidRDefault="000C55A7" w:rsidP="000C55A7">
      <w:pPr>
        <w:rPr>
          <w:lang w:val="en-GB"/>
        </w:rPr>
      </w:pPr>
      <w:proofErr w:type="spellStart"/>
      <w:r w:rsidRPr="000C55A7">
        <w:rPr>
          <w:lang w:val="en-GB"/>
        </w:rPr>
        <w:t>Account_data</w:t>
      </w:r>
      <w:proofErr w:type="spellEnd"/>
      <w:r w:rsidRPr="000C55A7">
        <w:rPr>
          <w:lang w:val="en-GB"/>
        </w:rPr>
        <w:t>&lt;-read.csv(file="Default of credit card clients cleaned 2.0.csv", header=T)</w:t>
      </w:r>
    </w:p>
    <w:p w14:paraId="126D91D3" w14:textId="77777777" w:rsidR="000C55A7" w:rsidRPr="000C55A7" w:rsidRDefault="000C55A7" w:rsidP="000C55A7">
      <w:pPr>
        <w:rPr>
          <w:lang w:val="en-GB"/>
        </w:rPr>
      </w:pPr>
    </w:p>
    <w:p w14:paraId="107FF95A" w14:textId="77777777" w:rsidR="000C55A7" w:rsidRPr="000C55A7" w:rsidRDefault="000C55A7" w:rsidP="000C55A7">
      <w:pPr>
        <w:rPr>
          <w:lang w:val="en-GB"/>
        </w:rPr>
      </w:pPr>
      <w:r w:rsidRPr="000C55A7">
        <w:rPr>
          <w:lang w:val="en-GB"/>
        </w:rPr>
        <w:t>#splitting data for training</w:t>
      </w:r>
    </w:p>
    <w:p w14:paraId="188DB4A5" w14:textId="77777777" w:rsidR="000C55A7" w:rsidRPr="000C55A7" w:rsidRDefault="000C55A7" w:rsidP="000C55A7">
      <w:pPr>
        <w:rPr>
          <w:lang w:val="en-GB"/>
        </w:rPr>
      </w:pPr>
      <w:r w:rsidRPr="000C55A7">
        <w:rPr>
          <w:lang w:val="en-GB"/>
        </w:rPr>
        <w:t>indexes&lt;-sample(1:nrow(</w:t>
      </w:r>
      <w:proofErr w:type="spellStart"/>
      <w:r w:rsidRPr="000C55A7">
        <w:rPr>
          <w:lang w:val="en-GB"/>
        </w:rPr>
        <w:t>Account_data</w:t>
      </w:r>
      <w:proofErr w:type="spellEnd"/>
      <w:r w:rsidRPr="000C55A7">
        <w:rPr>
          <w:lang w:val="en-GB"/>
        </w:rPr>
        <w:t>), 4/5*</w:t>
      </w:r>
      <w:proofErr w:type="spellStart"/>
      <w:r w:rsidRPr="000C55A7">
        <w:rPr>
          <w:lang w:val="en-GB"/>
        </w:rPr>
        <w:t>nrow</w:t>
      </w:r>
      <w:proofErr w:type="spellEnd"/>
      <w:r w:rsidRPr="000C55A7">
        <w:rPr>
          <w:lang w:val="en-GB"/>
        </w:rPr>
        <w:t>(</w:t>
      </w:r>
      <w:proofErr w:type="spellStart"/>
      <w:r w:rsidRPr="000C55A7">
        <w:rPr>
          <w:lang w:val="en-GB"/>
        </w:rPr>
        <w:t>Account_data</w:t>
      </w:r>
      <w:proofErr w:type="spellEnd"/>
      <w:r w:rsidRPr="000C55A7">
        <w:rPr>
          <w:lang w:val="en-GB"/>
        </w:rPr>
        <w:t>))</w:t>
      </w:r>
    </w:p>
    <w:p w14:paraId="0F57EFF4" w14:textId="77777777" w:rsidR="000C55A7" w:rsidRPr="000C55A7" w:rsidRDefault="000C55A7" w:rsidP="000C55A7">
      <w:pPr>
        <w:rPr>
          <w:lang w:val="en-GB"/>
        </w:rPr>
      </w:pPr>
      <w:r w:rsidRPr="000C55A7">
        <w:rPr>
          <w:lang w:val="en-GB"/>
        </w:rPr>
        <w:lastRenderedPageBreak/>
        <w:t>train&lt;-</w:t>
      </w:r>
      <w:proofErr w:type="spellStart"/>
      <w:r w:rsidRPr="000C55A7">
        <w:rPr>
          <w:lang w:val="en-GB"/>
        </w:rPr>
        <w:t>Account_data</w:t>
      </w:r>
      <w:proofErr w:type="spellEnd"/>
      <w:r w:rsidRPr="000C55A7">
        <w:rPr>
          <w:lang w:val="en-GB"/>
        </w:rPr>
        <w:t>[indexes,] #80%</w:t>
      </w:r>
    </w:p>
    <w:p w14:paraId="3B9D22D8" w14:textId="77777777" w:rsidR="000C55A7" w:rsidRPr="000C55A7" w:rsidRDefault="000C55A7" w:rsidP="000C55A7">
      <w:pPr>
        <w:rPr>
          <w:lang w:val="en-GB"/>
        </w:rPr>
      </w:pPr>
      <w:r w:rsidRPr="000C55A7">
        <w:rPr>
          <w:lang w:val="en-GB"/>
        </w:rPr>
        <w:t>test&lt;-</w:t>
      </w:r>
      <w:proofErr w:type="spellStart"/>
      <w:r w:rsidRPr="000C55A7">
        <w:rPr>
          <w:lang w:val="en-GB"/>
        </w:rPr>
        <w:t>Account_data</w:t>
      </w:r>
      <w:proofErr w:type="spellEnd"/>
      <w:r w:rsidRPr="000C55A7">
        <w:rPr>
          <w:lang w:val="en-GB"/>
        </w:rPr>
        <w:t>[-indexes,] #last 20%</w:t>
      </w:r>
    </w:p>
    <w:p w14:paraId="164E8755" w14:textId="77777777" w:rsidR="000C55A7" w:rsidRPr="000C55A7" w:rsidRDefault="000C55A7" w:rsidP="000C55A7">
      <w:pPr>
        <w:rPr>
          <w:lang w:val="en-GB"/>
        </w:rPr>
      </w:pPr>
    </w:p>
    <w:p w14:paraId="5DAA955A" w14:textId="77777777" w:rsidR="000C55A7" w:rsidRPr="000C55A7" w:rsidRDefault="000C55A7" w:rsidP="000C55A7">
      <w:pPr>
        <w:rPr>
          <w:lang w:val="en-GB"/>
        </w:rPr>
      </w:pPr>
      <w:r w:rsidRPr="000C55A7">
        <w:rPr>
          <w:lang w:val="en-GB"/>
        </w:rPr>
        <w:t>#code used to make sure variables are the same factor levels being binary 1 &amp; 0</w:t>
      </w:r>
    </w:p>
    <w:p w14:paraId="743096DA" w14:textId="77777777" w:rsidR="000C55A7" w:rsidRPr="000C55A7" w:rsidRDefault="000C55A7" w:rsidP="000C55A7">
      <w:pPr>
        <w:rPr>
          <w:lang w:val="en-GB"/>
        </w:rPr>
      </w:pPr>
      <w:proofErr w:type="spellStart"/>
      <w:r w:rsidRPr="000C55A7">
        <w:rPr>
          <w:lang w:val="en-GB"/>
        </w:rPr>
        <w:t>train$default.payment.next.month</w:t>
      </w:r>
      <w:proofErr w:type="spellEnd"/>
      <w:r w:rsidRPr="000C55A7">
        <w:rPr>
          <w:lang w:val="en-GB"/>
        </w:rPr>
        <w:t xml:space="preserve"> &lt;- factor(</w:t>
      </w:r>
      <w:proofErr w:type="spellStart"/>
      <w:r w:rsidRPr="000C55A7">
        <w:rPr>
          <w:lang w:val="en-GB"/>
        </w:rPr>
        <w:t>train$default.payment.next.month</w:t>
      </w:r>
      <w:proofErr w:type="spellEnd"/>
      <w:r w:rsidRPr="000C55A7">
        <w:rPr>
          <w:lang w:val="en-GB"/>
        </w:rPr>
        <w:t>, levels = c(</w:t>
      </w:r>
    </w:p>
    <w:p w14:paraId="07181E63" w14:textId="77777777" w:rsidR="000C55A7" w:rsidRPr="000C55A7" w:rsidRDefault="000C55A7" w:rsidP="000C55A7">
      <w:pPr>
        <w:rPr>
          <w:lang w:val="en-GB"/>
        </w:rPr>
      </w:pPr>
      <w:r w:rsidRPr="000C55A7">
        <w:rPr>
          <w:lang w:val="en-GB"/>
        </w:rPr>
        <w:t xml:space="preserve">  "0", "1"))</w:t>
      </w:r>
    </w:p>
    <w:p w14:paraId="435272BD" w14:textId="77777777" w:rsidR="000C55A7" w:rsidRPr="000C55A7" w:rsidRDefault="000C55A7" w:rsidP="000C55A7">
      <w:pPr>
        <w:rPr>
          <w:lang w:val="en-GB"/>
        </w:rPr>
      </w:pPr>
      <w:proofErr w:type="spellStart"/>
      <w:r w:rsidRPr="000C55A7">
        <w:rPr>
          <w:lang w:val="en-GB"/>
        </w:rPr>
        <w:t>test$default.payment.next.month</w:t>
      </w:r>
      <w:proofErr w:type="spellEnd"/>
      <w:r w:rsidRPr="000C55A7">
        <w:rPr>
          <w:lang w:val="en-GB"/>
        </w:rPr>
        <w:t xml:space="preserve"> &lt;- factor(</w:t>
      </w:r>
      <w:proofErr w:type="spellStart"/>
      <w:r w:rsidRPr="000C55A7">
        <w:rPr>
          <w:lang w:val="en-GB"/>
        </w:rPr>
        <w:t>test$default.payment.next.month</w:t>
      </w:r>
      <w:proofErr w:type="spellEnd"/>
      <w:r w:rsidRPr="000C55A7">
        <w:rPr>
          <w:lang w:val="en-GB"/>
        </w:rPr>
        <w:t>, levels = c(</w:t>
      </w:r>
    </w:p>
    <w:p w14:paraId="4D088E08" w14:textId="77777777" w:rsidR="000C55A7" w:rsidRPr="000C55A7" w:rsidRDefault="000C55A7" w:rsidP="000C55A7">
      <w:pPr>
        <w:rPr>
          <w:lang w:val="en-GB"/>
        </w:rPr>
      </w:pPr>
      <w:r w:rsidRPr="000C55A7">
        <w:rPr>
          <w:lang w:val="en-GB"/>
        </w:rPr>
        <w:t xml:space="preserve">  "0", "1"))</w:t>
      </w:r>
    </w:p>
    <w:p w14:paraId="5C3DACC9" w14:textId="77777777" w:rsidR="000C55A7" w:rsidRPr="000C55A7" w:rsidRDefault="000C55A7" w:rsidP="000C55A7">
      <w:pPr>
        <w:rPr>
          <w:lang w:val="en-GB"/>
        </w:rPr>
      </w:pPr>
    </w:p>
    <w:p w14:paraId="451A79BB" w14:textId="77777777" w:rsidR="000C55A7" w:rsidRPr="000C55A7" w:rsidRDefault="000C55A7" w:rsidP="000C55A7">
      <w:pPr>
        <w:rPr>
          <w:lang w:val="en-GB"/>
        </w:rPr>
      </w:pPr>
      <w:r w:rsidRPr="000C55A7">
        <w:rPr>
          <w:lang w:val="en-GB"/>
        </w:rPr>
        <w:t>#model development</w:t>
      </w:r>
    </w:p>
    <w:p w14:paraId="23BCC531" w14:textId="77777777" w:rsidR="000C55A7" w:rsidRPr="000C55A7" w:rsidRDefault="000C55A7" w:rsidP="000C55A7">
      <w:pPr>
        <w:rPr>
          <w:lang w:val="en-GB"/>
        </w:rPr>
      </w:pPr>
      <w:proofErr w:type="spellStart"/>
      <w:r w:rsidRPr="000C55A7">
        <w:rPr>
          <w:lang w:val="en-GB"/>
        </w:rPr>
        <w:t>caret_glm_mod</w:t>
      </w:r>
      <w:proofErr w:type="spellEnd"/>
      <w:r w:rsidRPr="000C55A7">
        <w:rPr>
          <w:lang w:val="en-GB"/>
        </w:rPr>
        <w:t xml:space="preserve"> = train(</w:t>
      </w:r>
    </w:p>
    <w:p w14:paraId="1BE59C81" w14:textId="77777777" w:rsidR="000C55A7" w:rsidRPr="000C55A7" w:rsidRDefault="000C55A7" w:rsidP="000C55A7">
      <w:pPr>
        <w:rPr>
          <w:lang w:val="en-GB"/>
        </w:rPr>
      </w:pPr>
      <w:r w:rsidRPr="000C55A7">
        <w:rPr>
          <w:lang w:val="en-GB"/>
        </w:rPr>
        <w:t xml:space="preserve">  form = </w:t>
      </w:r>
      <w:proofErr w:type="spellStart"/>
      <w:r w:rsidRPr="000C55A7">
        <w:rPr>
          <w:lang w:val="en-GB"/>
        </w:rPr>
        <w:t>default.payment.next.month</w:t>
      </w:r>
      <w:proofErr w:type="spellEnd"/>
      <w:r w:rsidRPr="000C55A7">
        <w:rPr>
          <w:lang w:val="en-GB"/>
        </w:rPr>
        <w:t xml:space="preserve"> ~ .,</w:t>
      </w:r>
    </w:p>
    <w:p w14:paraId="52B1C113" w14:textId="77777777" w:rsidR="000C55A7" w:rsidRPr="000C55A7" w:rsidRDefault="000C55A7" w:rsidP="000C55A7">
      <w:pPr>
        <w:rPr>
          <w:lang w:val="en-GB"/>
        </w:rPr>
      </w:pPr>
      <w:r w:rsidRPr="000C55A7">
        <w:rPr>
          <w:lang w:val="en-GB"/>
        </w:rPr>
        <w:t xml:space="preserve">  data = train,</w:t>
      </w:r>
    </w:p>
    <w:p w14:paraId="0848E94C" w14:textId="77777777" w:rsidR="000C55A7" w:rsidRPr="000C55A7" w:rsidRDefault="000C55A7" w:rsidP="000C55A7">
      <w:pPr>
        <w:rPr>
          <w:lang w:val="en-GB"/>
        </w:rPr>
      </w:pPr>
      <w:r w:rsidRPr="000C55A7">
        <w:rPr>
          <w:lang w:val="en-GB"/>
        </w:rPr>
        <w:t xml:space="preserve">  </w:t>
      </w:r>
      <w:proofErr w:type="spellStart"/>
      <w:r w:rsidRPr="000C55A7">
        <w:rPr>
          <w:lang w:val="en-GB"/>
        </w:rPr>
        <w:t>trControl</w:t>
      </w:r>
      <w:proofErr w:type="spellEnd"/>
      <w:r w:rsidRPr="000C55A7">
        <w:rPr>
          <w:lang w:val="en-GB"/>
        </w:rPr>
        <w:t xml:space="preserve"> = </w:t>
      </w:r>
      <w:proofErr w:type="spellStart"/>
      <w:r w:rsidRPr="000C55A7">
        <w:rPr>
          <w:lang w:val="en-GB"/>
        </w:rPr>
        <w:t>trainControl</w:t>
      </w:r>
      <w:proofErr w:type="spellEnd"/>
      <w:r w:rsidRPr="000C55A7">
        <w:rPr>
          <w:lang w:val="en-GB"/>
        </w:rPr>
        <w:t>(method = "cv", number = 5),</w:t>
      </w:r>
    </w:p>
    <w:p w14:paraId="702AB198" w14:textId="77777777" w:rsidR="000C55A7" w:rsidRPr="000C55A7" w:rsidRDefault="000C55A7" w:rsidP="000C55A7">
      <w:pPr>
        <w:rPr>
          <w:lang w:val="en-GB"/>
        </w:rPr>
      </w:pPr>
      <w:r w:rsidRPr="000C55A7">
        <w:rPr>
          <w:lang w:val="en-GB"/>
        </w:rPr>
        <w:t xml:space="preserve">  method = "</w:t>
      </w:r>
      <w:proofErr w:type="spellStart"/>
      <w:r w:rsidRPr="000C55A7">
        <w:rPr>
          <w:lang w:val="en-GB"/>
        </w:rPr>
        <w:t>glm</w:t>
      </w:r>
      <w:proofErr w:type="spellEnd"/>
      <w:r w:rsidRPr="000C55A7">
        <w:rPr>
          <w:lang w:val="en-GB"/>
        </w:rPr>
        <w:t>",</w:t>
      </w:r>
    </w:p>
    <w:p w14:paraId="30EBFBC5" w14:textId="77777777" w:rsidR="000C55A7" w:rsidRPr="000C55A7" w:rsidRDefault="000C55A7" w:rsidP="000C55A7">
      <w:pPr>
        <w:rPr>
          <w:lang w:val="en-GB"/>
        </w:rPr>
      </w:pPr>
      <w:r w:rsidRPr="000C55A7">
        <w:rPr>
          <w:lang w:val="en-GB"/>
        </w:rPr>
        <w:t xml:space="preserve">  family = "binomial"</w:t>
      </w:r>
    </w:p>
    <w:p w14:paraId="68268F9A" w14:textId="77777777" w:rsidR="000C55A7" w:rsidRPr="000C55A7" w:rsidRDefault="000C55A7" w:rsidP="000C55A7">
      <w:pPr>
        <w:rPr>
          <w:lang w:val="en-GB"/>
        </w:rPr>
      </w:pPr>
      <w:r w:rsidRPr="000C55A7">
        <w:rPr>
          <w:lang w:val="en-GB"/>
        </w:rPr>
        <w:t>)</w:t>
      </w:r>
    </w:p>
    <w:p w14:paraId="2A5FFB63" w14:textId="77777777" w:rsidR="000C55A7" w:rsidRPr="000C55A7" w:rsidRDefault="000C55A7" w:rsidP="000C55A7">
      <w:pPr>
        <w:rPr>
          <w:lang w:val="en-GB"/>
        </w:rPr>
      </w:pPr>
    </w:p>
    <w:p w14:paraId="3F3BC2C8" w14:textId="77777777" w:rsidR="000C55A7" w:rsidRPr="000C55A7" w:rsidRDefault="000C55A7" w:rsidP="000C55A7">
      <w:pPr>
        <w:rPr>
          <w:lang w:val="en-GB"/>
        </w:rPr>
      </w:pPr>
      <w:r w:rsidRPr="000C55A7">
        <w:rPr>
          <w:lang w:val="en-GB"/>
        </w:rPr>
        <w:t>#model evaluation</w:t>
      </w:r>
    </w:p>
    <w:p w14:paraId="72AC46DF" w14:textId="77777777" w:rsidR="000C55A7" w:rsidRPr="000C55A7" w:rsidRDefault="000C55A7" w:rsidP="000C55A7">
      <w:pPr>
        <w:rPr>
          <w:lang w:val="en-GB"/>
        </w:rPr>
      </w:pPr>
      <w:r w:rsidRPr="000C55A7">
        <w:rPr>
          <w:lang w:val="en-GB"/>
        </w:rPr>
        <w:t>#creates prediction using model and test data</w:t>
      </w:r>
    </w:p>
    <w:p w14:paraId="5627DF82" w14:textId="77777777" w:rsidR="000C55A7" w:rsidRPr="000C55A7" w:rsidRDefault="000C55A7" w:rsidP="000C55A7">
      <w:pPr>
        <w:rPr>
          <w:lang w:val="en-GB"/>
        </w:rPr>
      </w:pPr>
      <w:proofErr w:type="spellStart"/>
      <w:r w:rsidRPr="000C55A7">
        <w:rPr>
          <w:lang w:val="en-GB"/>
        </w:rPr>
        <w:t>predicted_test</w:t>
      </w:r>
      <w:proofErr w:type="spellEnd"/>
      <w:r w:rsidRPr="000C55A7">
        <w:rPr>
          <w:lang w:val="en-GB"/>
        </w:rPr>
        <w:t xml:space="preserve"> &lt;- predict(</w:t>
      </w:r>
      <w:proofErr w:type="spellStart"/>
      <w:r w:rsidRPr="000C55A7">
        <w:rPr>
          <w:lang w:val="en-GB"/>
        </w:rPr>
        <w:t>caret_glm_mod</w:t>
      </w:r>
      <w:proofErr w:type="spellEnd"/>
      <w:r w:rsidRPr="000C55A7">
        <w:rPr>
          <w:lang w:val="en-GB"/>
        </w:rPr>
        <w:t xml:space="preserve">, </w:t>
      </w:r>
      <w:proofErr w:type="spellStart"/>
      <w:r w:rsidRPr="000C55A7">
        <w:rPr>
          <w:lang w:val="en-GB"/>
        </w:rPr>
        <w:t>newdata</w:t>
      </w:r>
      <w:proofErr w:type="spellEnd"/>
      <w:r w:rsidRPr="000C55A7">
        <w:rPr>
          <w:lang w:val="en-GB"/>
        </w:rPr>
        <w:t xml:space="preserve"> = test) </w:t>
      </w:r>
    </w:p>
    <w:p w14:paraId="52B659DD" w14:textId="77777777" w:rsidR="000C55A7" w:rsidRPr="000C55A7" w:rsidRDefault="000C55A7" w:rsidP="000C55A7">
      <w:pPr>
        <w:rPr>
          <w:lang w:val="en-GB"/>
        </w:rPr>
      </w:pPr>
      <w:r w:rsidRPr="000C55A7">
        <w:rPr>
          <w:lang w:val="en-GB"/>
        </w:rPr>
        <w:t>#compare results from prediction and test</w:t>
      </w:r>
    </w:p>
    <w:p w14:paraId="6465BCBF" w14:textId="38A252BF" w:rsidR="0051053C" w:rsidRDefault="000C55A7" w:rsidP="000C55A7">
      <w:pPr>
        <w:rPr>
          <w:lang w:val="en-GB"/>
        </w:rPr>
      </w:pPr>
      <w:proofErr w:type="spellStart"/>
      <w:r w:rsidRPr="000C55A7">
        <w:rPr>
          <w:lang w:val="en-GB"/>
        </w:rPr>
        <w:t>confusionMatrix</w:t>
      </w:r>
      <w:proofErr w:type="spellEnd"/>
      <w:r w:rsidRPr="000C55A7">
        <w:rPr>
          <w:lang w:val="en-GB"/>
        </w:rPr>
        <w:t>(</w:t>
      </w:r>
      <w:proofErr w:type="spellStart"/>
      <w:r w:rsidRPr="000C55A7">
        <w:rPr>
          <w:lang w:val="en-GB"/>
        </w:rPr>
        <w:t>predicted_test</w:t>
      </w:r>
      <w:proofErr w:type="spellEnd"/>
      <w:r w:rsidRPr="000C55A7">
        <w:rPr>
          <w:lang w:val="en-GB"/>
        </w:rPr>
        <w:t xml:space="preserve">, </w:t>
      </w:r>
      <w:proofErr w:type="spellStart"/>
      <w:r w:rsidRPr="000C55A7">
        <w:rPr>
          <w:lang w:val="en-GB"/>
        </w:rPr>
        <w:t>test$default.payment.next.month</w:t>
      </w:r>
      <w:proofErr w:type="spellEnd"/>
      <w:r w:rsidRPr="000C55A7">
        <w:rPr>
          <w:lang w:val="en-GB"/>
        </w:rPr>
        <w:t>, positive = "1")</w:t>
      </w:r>
    </w:p>
    <w:p w14:paraId="74C7F97E" w14:textId="77777777" w:rsidR="000C55A7" w:rsidRPr="000C55A7" w:rsidRDefault="000C55A7" w:rsidP="000C55A7">
      <w:pPr>
        <w:rPr>
          <w:lang w:val="en-GB"/>
        </w:rPr>
      </w:pPr>
      <w:r w:rsidRPr="000C55A7">
        <w:rPr>
          <w:lang w:val="en-GB"/>
        </w:rPr>
        <w:t>#install libraries</w:t>
      </w:r>
    </w:p>
    <w:p w14:paraId="36BB58B3" w14:textId="77777777" w:rsidR="000C55A7" w:rsidRPr="000C55A7" w:rsidRDefault="000C55A7" w:rsidP="000C55A7">
      <w:pPr>
        <w:rPr>
          <w:lang w:val="en-GB"/>
        </w:rPr>
      </w:pPr>
      <w:r w:rsidRPr="000C55A7">
        <w:rPr>
          <w:lang w:val="en-GB"/>
        </w:rPr>
        <w:t>library(class)</w:t>
      </w:r>
    </w:p>
    <w:p w14:paraId="4C46A3AB" w14:textId="77777777" w:rsidR="000C55A7" w:rsidRPr="000C55A7" w:rsidRDefault="000C55A7" w:rsidP="000C55A7">
      <w:pPr>
        <w:rPr>
          <w:lang w:val="en-GB"/>
        </w:rPr>
      </w:pPr>
      <w:r w:rsidRPr="000C55A7">
        <w:rPr>
          <w:lang w:val="en-GB"/>
        </w:rPr>
        <w:t>library(caret)</w:t>
      </w:r>
    </w:p>
    <w:p w14:paraId="4D01AC64" w14:textId="77777777" w:rsidR="000C55A7" w:rsidRPr="000C55A7" w:rsidRDefault="000C55A7" w:rsidP="000C55A7">
      <w:pPr>
        <w:rPr>
          <w:lang w:val="en-GB"/>
        </w:rPr>
      </w:pPr>
      <w:proofErr w:type="spellStart"/>
      <w:r w:rsidRPr="000C55A7">
        <w:rPr>
          <w:lang w:val="en-GB"/>
        </w:rPr>
        <w:lastRenderedPageBreak/>
        <w:t>install.packages</w:t>
      </w:r>
      <w:proofErr w:type="spellEnd"/>
      <w:r w:rsidRPr="000C55A7">
        <w:rPr>
          <w:lang w:val="en-GB"/>
        </w:rPr>
        <w:t>("class")</w:t>
      </w:r>
    </w:p>
    <w:p w14:paraId="543F46ED" w14:textId="77777777" w:rsidR="000C55A7" w:rsidRPr="000C55A7" w:rsidRDefault="000C55A7" w:rsidP="000C55A7">
      <w:pPr>
        <w:rPr>
          <w:lang w:val="en-GB"/>
        </w:rPr>
      </w:pPr>
      <w:proofErr w:type="spellStart"/>
      <w:r w:rsidRPr="000C55A7">
        <w:rPr>
          <w:lang w:val="en-GB"/>
        </w:rPr>
        <w:t>install.packages</w:t>
      </w:r>
      <w:proofErr w:type="spellEnd"/>
      <w:r w:rsidRPr="000C55A7">
        <w:rPr>
          <w:lang w:val="en-GB"/>
        </w:rPr>
        <w:t>("caret")</w:t>
      </w:r>
    </w:p>
    <w:p w14:paraId="1A90E0B2" w14:textId="77777777" w:rsidR="000C55A7" w:rsidRPr="000C55A7" w:rsidRDefault="000C55A7" w:rsidP="000C55A7">
      <w:pPr>
        <w:rPr>
          <w:lang w:val="en-GB"/>
        </w:rPr>
      </w:pPr>
    </w:p>
    <w:p w14:paraId="4308C409" w14:textId="77777777" w:rsidR="000C55A7" w:rsidRPr="000C55A7" w:rsidRDefault="000C55A7" w:rsidP="000C55A7">
      <w:pPr>
        <w:rPr>
          <w:lang w:val="en-GB"/>
        </w:rPr>
      </w:pPr>
      <w:r w:rsidRPr="000C55A7">
        <w:rPr>
          <w:lang w:val="en-GB"/>
        </w:rPr>
        <w:t>#loading data set</w:t>
      </w:r>
    </w:p>
    <w:p w14:paraId="42557006" w14:textId="77777777" w:rsidR="000C55A7" w:rsidRPr="000C55A7" w:rsidRDefault="000C55A7" w:rsidP="000C55A7">
      <w:pPr>
        <w:rPr>
          <w:lang w:val="en-GB"/>
        </w:rPr>
      </w:pPr>
      <w:proofErr w:type="spellStart"/>
      <w:r w:rsidRPr="000C55A7">
        <w:rPr>
          <w:lang w:val="en-GB"/>
        </w:rPr>
        <w:t>Account_data</w:t>
      </w:r>
      <w:proofErr w:type="spellEnd"/>
      <w:r w:rsidRPr="000C55A7">
        <w:rPr>
          <w:lang w:val="en-GB"/>
        </w:rPr>
        <w:t xml:space="preserve"> &lt;- read.csv(file="Default of credit card clients cleaned 2.0.csv", header=T)</w:t>
      </w:r>
    </w:p>
    <w:p w14:paraId="62B77F74" w14:textId="77777777" w:rsidR="000C55A7" w:rsidRPr="000C55A7" w:rsidRDefault="000C55A7" w:rsidP="000C55A7">
      <w:pPr>
        <w:rPr>
          <w:lang w:val="en-GB"/>
        </w:rPr>
      </w:pPr>
    </w:p>
    <w:p w14:paraId="34A166D9" w14:textId="77777777" w:rsidR="000C55A7" w:rsidRPr="000C55A7" w:rsidRDefault="000C55A7" w:rsidP="000C55A7">
      <w:pPr>
        <w:rPr>
          <w:lang w:val="en-GB"/>
        </w:rPr>
      </w:pPr>
      <w:r w:rsidRPr="000C55A7">
        <w:rPr>
          <w:lang w:val="en-GB"/>
        </w:rPr>
        <w:t>#normalizing data</w:t>
      </w:r>
    </w:p>
    <w:p w14:paraId="2EF36747" w14:textId="77777777" w:rsidR="000C55A7" w:rsidRPr="000C55A7" w:rsidRDefault="000C55A7" w:rsidP="000C55A7">
      <w:pPr>
        <w:rPr>
          <w:lang w:val="en-GB"/>
        </w:rPr>
      </w:pPr>
      <w:r w:rsidRPr="000C55A7">
        <w:rPr>
          <w:lang w:val="en-GB"/>
        </w:rPr>
        <w:t>normalize &lt;- function(x) {</w:t>
      </w:r>
    </w:p>
    <w:p w14:paraId="4ACDDD78" w14:textId="77777777" w:rsidR="000C55A7" w:rsidRPr="000C55A7" w:rsidRDefault="000C55A7" w:rsidP="000C55A7">
      <w:pPr>
        <w:rPr>
          <w:lang w:val="en-GB"/>
        </w:rPr>
      </w:pPr>
      <w:r w:rsidRPr="000C55A7">
        <w:rPr>
          <w:lang w:val="en-GB"/>
        </w:rPr>
        <w:t xml:space="preserve">  return ((x -min(x)) / (max(x) - min(x)))</w:t>
      </w:r>
    </w:p>
    <w:p w14:paraId="56B613CB" w14:textId="77777777" w:rsidR="000C55A7" w:rsidRPr="000C55A7" w:rsidRDefault="000C55A7" w:rsidP="000C55A7">
      <w:pPr>
        <w:rPr>
          <w:lang w:val="en-GB"/>
        </w:rPr>
      </w:pPr>
      <w:r w:rsidRPr="000C55A7">
        <w:rPr>
          <w:lang w:val="en-GB"/>
        </w:rPr>
        <w:t>}</w:t>
      </w:r>
    </w:p>
    <w:p w14:paraId="22222C5D" w14:textId="77777777" w:rsidR="000C55A7" w:rsidRPr="000C55A7" w:rsidRDefault="000C55A7" w:rsidP="000C55A7">
      <w:pPr>
        <w:rPr>
          <w:lang w:val="en-GB"/>
        </w:rPr>
      </w:pPr>
    </w:p>
    <w:p w14:paraId="140CA88E" w14:textId="77777777" w:rsidR="000C55A7" w:rsidRPr="000C55A7" w:rsidRDefault="000C55A7" w:rsidP="000C55A7">
      <w:pPr>
        <w:rPr>
          <w:lang w:val="en-GB"/>
        </w:rPr>
      </w:pPr>
      <w:proofErr w:type="spellStart"/>
      <w:r w:rsidRPr="000C55A7">
        <w:rPr>
          <w:lang w:val="en-GB"/>
        </w:rPr>
        <w:t>acc_norm</w:t>
      </w:r>
      <w:proofErr w:type="spellEnd"/>
      <w:r w:rsidRPr="000C55A7">
        <w:rPr>
          <w:lang w:val="en-GB"/>
        </w:rPr>
        <w:t xml:space="preserve"> &lt;- </w:t>
      </w:r>
      <w:proofErr w:type="spellStart"/>
      <w:r w:rsidRPr="000C55A7">
        <w:rPr>
          <w:lang w:val="en-GB"/>
        </w:rPr>
        <w:t>as.data.frame</w:t>
      </w:r>
      <w:proofErr w:type="spellEnd"/>
      <w:r w:rsidRPr="000C55A7">
        <w:rPr>
          <w:lang w:val="en-GB"/>
        </w:rPr>
        <w:t>(</w:t>
      </w:r>
      <w:proofErr w:type="spellStart"/>
      <w:r w:rsidRPr="000C55A7">
        <w:rPr>
          <w:lang w:val="en-GB"/>
        </w:rPr>
        <w:t>lapply</w:t>
      </w:r>
      <w:proofErr w:type="spellEnd"/>
      <w:r w:rsidRPr="000C55A7">
        <w:rPr>
          <w:lang w:val="en-GB"/>
        </w:rPr>
        <w:t>(</w:t>
      </w:r>
      <w:proofErr w:type="spellStart"/>
      <w:r w:rsidRPr="000C55A7">
        <w:rPr>
          <w:lang w:val="en-GB"/>
        </w:rPr>
        <w:t>Account_data</w:t>
      </w:r>
      <w:proofErr w:type="spellEnd"/>
      <w:r w:rsidRPr="000C55A7">
        <w:rPr>
          <w:lang w:val="en-GB"/>
        </w:rPr>
        <w:t>[2:25], normalize))</w:t>
      </w:r>
    </w:p>
    <w:p w14:paraId="44AB0EFA" w14:textId="77777777" w:rsidR="000C55A7" w:rsidRPr="000C55A7" w:rsidRDefault="000C55A7" w:rsidP="000C55A7">
      <w:pPr>
        <w:rPr>
          <w:lang w:val="en-GB"/>
        </w:rPr>
      </w:pPr>
    </w:p>
    <w:p w14:paraId="716A59EB" w14:textId="77777777" w:rsidR="000C55A7" w:rsidRPr="000C55A7" w:rsidRDefault="000C55A7" w:rsidP="000C55A7">
      <w:pPr>
        <w:rPr>
          <w:lang w:val="en-GB"/>
        </w:rPr>
      </w:pPr>
      <w:r w:rsidRPr="000C55A7">
        <w:rPr>
          <w:lang w:val="en-GB"/>
        </w:rPr>
        <w:t>#splitting data for training</w:t>
      </w:r>
    </w:p>
    <w:p w14:paraId="1808890E" w14:textId="77777777" w:rsidR="000C55A7" w:rsidRPr="000C55A7" w:rsidRDefault="000C55A7" w:rsidP="000C55A7">
      <w:pPr>
        <w:rPr>
          <w:lang w:val="en-GB"/>
        </w:rPr>
      </w:pPr>
      <w:proofErr w:type="spellStart"/>
      <w:r w:rsidRPr="000C55A7">
        <w:rPr>
          <w:lang w:val="en-GB"/>
        </w:rPr>
        <w:t>indxTrain</w:t>
      </w:r>
      <w:proofErr w:type="spellEnd"/>
      <w:r w:rsidRPr="000C55A7">
        <w:rPr>
          <w:lang w:val="en-GB"/>
        </w:rPr>
        <w:t xml:space="preserve"> &lt;- </w:t>
      </w:r>
      <w:proofErr w:type="spellStart"/>
      <w:r w:rsidRPr="000C55A7">
        <w:rPr>
          <w:lang w:val="en-GB"/>
        </w:rPr>
        <w:t>createDataPartition</w:t>
      </w:r>
      <w:proofErr w:type="spellEnd"/>
      <w:r w:rsidRPr="000C55A7">
        <w:rPr>
          <w:lang w:val="en-GB"/>
        </w:rPr>
        <w:t xml:space="preserve">(y = </w:t>
      </w:r>
      <w:proofErr w:type="spellStart"/>
      <w:r w:rsidRPr="000C55A7">
        <w:rPr>
          <w:lang w:val="en-GB"/>
        </w:rPr>
        <w:t>Account_data$default.payment.next.month,p</w:t>
      </w:r>
      <w:proofErr w:type="spellEnd"/>
      <w:r w:rsidRPr="000C55A7">
        <w:rPr>
          <w:lang w:val="en-GB"/>
        </w:rPr>
        <w:t xml:space="preserve"> = 0.8,</w:t>
      </w:r>
    </w:p>
    <w:p w14:paraId="1A7E9B28" w14:textId="77777777" w:rsidR="000C55A7" w:rsidRPr="000C55A7" w:rsidRDefault="000C55A7" w:rsidP="000C55A7">
      <w:pPr>
        <w:rPr>
          <w:lang w:val="fr-FR"/>
        </w:rPr>
      </w:pPr>
      <w:r w:rsidRPr="000C55A7">
        <w:rPr>
          <w:lang w:val="en-GB"/>
        </w:rPr>
        <w:t xml:space="preserve">                                 </w:t>
      </w:r>
      <w:proofErr w:type="spellStart"/>
      <w:r w:rsidRPr="000C55A7">
        <w:rPr>
          <w:lang w:val="fr-FR"/>
        </w:rPr>
        <w:t>list</w:t>
      </w:r>
      <w:proofErr w:type="spellEnd"/>
      <w:r w:rsidRPr="000C55A7">
        <w:rPr>
          <w:lang w:val="fr-FR"/>
        </w:rPr>
        <w:t xml:space="preserve"> = FALSE)</w:t>
      </w:r>
    </w:p>
    <w:p w14:paraId="0613026F" w14:textId="77777777" w:rsidR="000C55A7" w:rsidRPr="000C55A7" w:rsidRDefault="000C55A7" w:rsidP="000C55A7">
      <w:pPr>
        <w:rPr>
          <w:lang w:val="fr-FR"/>
        </w:rPr>
      </w:pPr>
      <w:proofErr w:type="spellStart"/>
      <w:r w:rsidRPr="000C55A7">
        <w:rPr>
          <w:lang w:val="fr-FR"/>
        </w:rPr>
        <w:t>acc_train</w:t>
      </w:r>
      <w:proofErr w:type="spellEnd"/>
      <w:r w:rsidRPr="000C55A7">
        <w:rPr>
          <w:lang w:val="fr-FR"/>
        </w:rPr>
        <w:t xml:space="preserve"> &lt;- </w:t>
      </w:r>
      <w:proofErr w:type="spellStart"/>
      <w:r w:rsidRPr="000C55A7">
        <w:rPr>
          <w:lang w:val="fr-FR"/>
        </w:rPr>
        <w:t>acc_norm</w:t>
      </w:r>
      <w:proofErr w:type="spellEnd"/>
      <w:r w:rsidRPr="000C55A7">
        <w:rPr>
          <w:lang w:val="fr-FR"/>
        </w:rPr>
        <w:t>[</w:t>
      </w:r>
      <w:proofErr w:type="spellStart"/>
      <w:r w:rsidRPr="000C55A7">
        <w:rPr>
          <w:lang w:val="fr-FR"/>
        </w:rPr>
        <w:t>indxTrain</w:t>
      </w:r>
      <w:proofErr w:type="spellEnd"/>
      <w:r w:rsidRPr="000C55A7">
        <w:rPr>
          <w:lang w:val="fr-FR"/>
        </w:rPr>
        <w:t>,]</w:t>
      </w:r>
    </w:p>
    <w:p w14:paraId="225118F1" w14:textId="77777777" w:rsidR="000C55A7" w:rsidRPr="000C55A7" w:rsidRDefault="000C55A7" w:rsidP="000C55A7">
      <w:pPr>
        <w:rPr>
          <w:lang w:val="fr-FR"/>
        </w:rPr>
      </w:pPr>
      <w:r w:rsidRPr="000C55A7">
        <w:rPr>
          <w:lang w:val="fr-FR"/>
        </w:rPr>
        <w:t>acc_train_label&lt;-Account_data$default.payment.next.month[indxTrain]</w:t>
      </w:r>
    </w:p>
    <w:p w14:paraId="1C36AD5F" w14:textId="77777777" w:rsidR="000C55A7" w:rsidRPr="000C55A7" w:rsidRDefault="000C55A7" w:rsidP="000C55A7">
      <w:pPr>
        <w:rPr>
          <w:lang w:val="en-GB"/>
        </w:rPr>
      </w:pPr>
      <w:proofErr w:type="spellStart"/>
      <w:r w:rsidRPr="000C55A7">
        <w:rPr>
          <w:lang w:val="en-GB"/>
        </w:rPr>
        <w:t>acc_test</w:t>
      </w:r>
      <w:proofErr w:type="spellEnd"/>
      <w:r w:rsidRPr="000C55A7">
        <w:rPr>
          <w:lang w:val="en-GB"/>
        </w:rPr>
        <w:t xml:space="preserve"> &lt;- </w:t>
      </w:r>
      <w:proofErr w:type="spellStart"/>
      <w:r w:rsidRPr="000C55A7">
        <w:rPr>
          <w:lang w:val="en-GB"/>
        </w:rPr>
        <w:t>acc_norm</w:t>
      </w:r>
      <w:proofErr w:type="spellEnd"/>
      <w:r w:rsidRPr="000C55A7">
        <w:rPr>
          <w:lang w:val="en-GB"/>
        </w:rPr>
        <w:t>[-</w:t>
      </w:r>
      <w:proofErr w:type="spellStart"/>
      <w:r w:rsidRPr="000C55A7">
        <w:rPr>
          <w:lang w:val="en-GB"/>
        </w:rPr>
        <w:t>indxTrain</w:t>
      </w:r>
      <w:proofErr w:type="spellEnd"/>
      <w:r w:rsidRPr="000C55A7">
        <w:rPr>
          <w:lang w:val="en-GB"/>
        </w:rPr>
        <w:t>,]</w:t>
      </w:r>
    </w:p>
    <w:p w14:paraId="78A5C47D" w14:textId="77777777" w:rsidR="000C55A7" w:rsidRPr="000C55A7" w:rsidRDefault="000C55A7" w:rsidP="000C55A7">
      <w:pPr>
        <w:rPr>
          <w:lang w:val="en-GB"/>
        </w:rPr>
      </w:pPr>
      <w:r w:rsidRPr="000C55A7">
        <w:rPr>
          <w:lang w:val="en-GB"/>
        </w:rPr>
        <w:t>acc_test_label&lt;-Account_data$default.payment.next.month[-indxTrain]</w:t>
      </w:r>
    </w:p>
    <w:p w14:paraId="0A6FEB58" w14:textId="77777777" w:rsidR="000C55A7" w:rsidRPr="000C55A7" w:rsidRDefault="000C55A7" w:rsidP="000C55A7">
      <w:pPr>
        <w:rPr>
          <w:lang w:val="en-GB"/>
        </w:rPr>
      </w:pPr>
    </w:p>
    <w:p w14:paraId="02A4533C" w14:textId="77777777" w:rsidR="000C55A7" w:rsidRPr="000C55A7" w:rsidRDefault="000C55A7" w:rsidP="000C55A7">
      <w:pPr>
        <w:rPr>
          <w:lang w:val="en-GB"/>
        </w:rPr>
      </w:pPr>
      <w:r w:rsidRPr="000C55A7">
        <w:rPr>
          <w:lang w:val="en-GB"/>
        </w:rPr>
        <w:t>#code used to make sure variables are the same factor levels being binary 1 &amp; 0</w:t>
      </w:r>
    </w:p>
    <w:p w14:paraId="7519C41D" w14:textId="77777777" w:rsidR="000C55A7" w:rsidRPr="000C55A7" w:rsidRDefault="000C55A7" w:rsidP="000C55A7">
      <w:pPr>
        <w:rPr>
          <w:lang w:val="fr-FR"/>
        </w:rPr>
      </w:pPr>
      <w:proofErr w:type="spellStart"/>
      <w:r w:rsidRPr="000C55A7">
        <w:rPr>
          <w:lang w:val="fr-FR"/>
        </w:rPr>
        <w:t>acc_train_label</w:t>
      </w:r>
      <w:proofErr w:type="spellEnd"/>
      <w:r w:rsidRPr="000C55A7">
        <w:rPr>
          <w:lang w:val="fr-FR"/>
        </w:rPr>
        <w:t xml:space="preserve"> &lt;- factor(</w:t>
      </w:r>
      <w:proofErr w:type="spellStart"/>
      <w:r w:rsidRPr="000C55A7">
        <w:rPr>
          <w:lang w:val="fr-FR"/>
        </w:rPr>
        <w:t>acc_train_label</w:t>
      </w:r>
      <w:proofErr w:type="spellEnd"/>
      <w:r w:rsidRPr="000C55A7">
        <w:rPr>
          <w:lang w:val="fr-FR"/>
        </w:rPr>
        <w:t xml:space="preserve">, </w:t>
      </w:r>
      <w:proofErr w:type="spellStart"/>
      <w:r w:rsidRPr="000C55A7">
        <w:rPr>
          <w:lang w:val="fr-FR"/>
        </w:rPr>
        <w:t>levels</w:t>
      </w:r>
      <w:proofErr w:type="spellEnd"/>
      <w:r w:rsidRPr="000C55A7">
        <w:rPr>
          <w:lang w:val="fr-FR"/>
        </w:rPr>
        <w:t xml:space="preserve"> = c("0", "1"))</w:t>
      </w:r>
    </w:p>
    <w:p w14:paraId="788589E4" w14:textId="77777777" w:rsidR="000C55A7" w:rsidRPr="000C55A7" w:rsidRDefault="000C55A7" w:rsidP="000C55A7">
      <w:pPr>
        <w:rPr>
          <w:lang w:val="en-GB"/>
        </w:rPr>
      </w:pPr>
      <w:proofErr w:type="spellStart"/>
      <w:r w:rsidRPr="000C55A7">
        <w:rPr>
          <w:lang w:val="en-GB"/>
        </w:rPr>
        <w:t>acc_test_label</w:t>
      </w:r>
      <w:proofErr w:type="spellEnd"/>
      <w:r w:rsidRPr="000C55A7">
        <w:rPr>
          <w:lang w:val="en-GB"/>
        </w:rPr>
        <w:t xml:space="preserve"> &lt;- factor(</w:t>
      </w:r>
      <w:proofErr w:type="spellStart"/>
      <w:r w:rsidRPr="000C55A7">
        <w:rPr>
          <w:lang w:val="en-GB"/>
        </w:rPr>
        <w:t>acc_test_label</w:t>
      </w:r>
      <w:proofErr w:type="spellEnd"/>
      <w:r w:rsidRPr="000C55A7">
        <w:rPr>
          <w:lang w:val="en-GB"/>
        </w:rPr>
        <w:t>, levels = c("0", "1"))</w:t>
      </w:r>
    </w:p>
    <w:p w14:paraId="3607DC40" w14:textId="77777777" w:rsidR="000C55A7" w:rsidRPr="000C55A7" w:rsidRDefault="000C55A7" w:rsidP="000C55A7">
      <w:pPr>
        <w:rPr>
          <w:lang w:val="en-GB"/>
        </w:rPr>
      </w:pPr>
    </w:p>
    <w:p w14:paraId="669956CB" w14:textId="77777777" w:rsidR="000C55A7" w:rsidRPr="000C55A7" w:rsidRDefault="000C55A7" w:rsidP="000C55A7">
      <w:pPr>
        <w:rPr>
          <w:lang w:val="en-GB"/>
        </w:rPr>
      </w:pPr>
      <w:r w:rsidRPr="000C55A7">
        <w:rPr>
          <w:lang w:val="en-GB"/>
        </w:rPr>
        <w:t>#model development using caret</w:t>
      </w:r>
    </w:p>
    <w:p w14:paraId="23A397E5" w14:textId="77777777" w:rsidR="000C55A7" w:rsidRPr="000C55A7" w:rsidRDefault="000C55A7" w:rsidP="000C55A7">
      <w:pPr>
        <w:rPr>
          <w:lang w:val="en-GB"/>
        </w:rPr>
      </w:pPr>
      <w:r w:rsidRPr="000C55A7">
        <w:rPr>
          <w:lang w:val="en-GB"/>
        </w:rPr>
        <w:lastRenderedPageBreak/>
        <w:t xml:space="preserve">acc_train_2 &lt;- </w:t>
      </w:r>
      <w:proofErr w:type="spellStart"/>
      <w:r w:rsidRPr="000C55A7">
        <w:rPr>
          <w:lang w:val="en-GB"/>
        </w:rPr>
        <w:t>acc_train</w:t>
      </w:r>
      <w:proofErr w:type="spellEnd"/>
    </w:p>
    <w:p w14:paraId="5606E01E" w14:textId="77777777" w:rsidR="000C55A7" w:rsidRPr="000C55A7" w:rsidRDefault="000C55A7" w:rsidP="000C55A7">
      <w:pPr>
        <w:rPr>
          <w:lang w:val="en-GB"/>
        </w:rPr>
      </w:pPr>
      <w:r w:rsidRPr="000C55A7">
        <w:rPr>
          <w:lang w:val="en-GB"/>
        </w:rPr>
        <w:t xml:space="preserve">acc_train_2$default.payment.next.month &lt;- </w:t>
      </w:r>
      <w:proofErr w:type="spellStart"/>
      <w:r w:rsidRPr="000C55A7">
        <w:rPr>
          <w:lang w:val="en-GB"/>
        </w:rPr>
        <w:t>acc_train_label</w:t>
      </w:r>
      <w:proofErr w:type="spellEnd"/>
    </w:p>
    <w:p w14:paraId="60D0B404" w14:textId="77777777" w:rsidR="000C55A7" w:rsidRPr="000C55A7" w:rsidRDefault="000C55A7" w:rsidP="000C55A7">
      <w:pPr>
        <w:rPr>
          <w:lang w:val="en-GB"/>
        </w:rPr>
      </w:pPr>
    </w:p>
    <w:p w14:paraId="4196E47B" w14:textId="77777777" w:rsidR="000C55A7" w:rsidRPr="000C55A7" w:rsidRDefault="000C55A7" w:rsidP="000C55A7">
      <w:pPr>
        <w:rPr>
          <w:lang w:val="en-GB"/>
        </w:rPr>
      </w:pPr>
      <w:r w:rsidRPr="000C55A7">
        <w:rPr>
          <w:lang w:val="en-GB"/>
        </w:rPr>
        <w:t xml:space="preserve">acc_test_2 &lt;- </w:t>
      </w:r>
      <w:proofErr w:type="spellStart"/>
      <w:r w:rsidRPr="000C55A7">
        <w:rPr>
          <w:lang w:val="en-GB"/>
        </w:rPr>
        <w:t>acc_test</w:t>
      </w:r>
      <w:proofErr w:type="spellEnd"/>
    </w:p>
    <w:p w14:paraId="54C81328" w14:textId="77777777" w:rsidR="000C55A7" w:rsidRPr="000C55A7" w:rsidRDefault="000C55A7" w:rsidP="000C55A7">
      <w:pPr>
        <w:rPr>
          <w:lang w:val="en-GB"/>
        </w:rPr>
      </w:pPr>
      <w:r w:rsidRPr="000C55A7">
        <w:rPr>
          <w:lang w:val="en-GB"/>
        </w:rPr>
        <w:t xml:space="preserve">acc_test_2$default.payment.next.month &lt;- </w:t>
      </w:r>
      <w:proofErr w:type="spellStart"/>
      <w:r w:rsidRPr="000C55A7">
        <w:rPr>
          <w:lang w:val="en-GB"/>
        </w:rPr>
        <w:t>acc_test_label</w:t>
      </w:r>
      <w:proofErr w:type="spellEnd"/>
    </w:p>
    <w:p w14:paraId="1A93C285" w14:textId="77777777" w:rsidR="000C55A7" w:rsidRPr="000C55A7" w:rsidRDefault="000C55A7" w:rsidP="000C55A7">
      <w:pPr>
        <w:rPr>
          <w:lang w:val="en-GB"/>
        </w:rPr>
      </w:pPr>
    </w:p>
    <w:p w14:paraId="319A2BC1" w14:textId="77777777" w:rsidR="000C55A7" w:rsidRPr="000C55A7" w:rsidRDefault="000C55A7" w:rsidP="000C55A7">
      <w:pPr>
        <w:rPr>
          <w:lang w:val="en-GB"/>
        </w:rPr>
      </w:pPr>
      <w:r w:rsidRPr="000C55A7">
        <w:rPr>
          <w:lang w:val="en-GB"/>
        </w:rPr>
        <w:t xml:space="preserve">ctrl &lt;- </w:t>
      </w:r>
      <w:proofErr w:type="spellStart"/>
      <w:r w:rsidRPr="000C55A7">
        <w:rPr>
          <w:lang w:val="en-GB"/>
        </w:rPr>
        <w:t>trainControl</w:t>
      </w:r>
      <w:proofErr w:type="spellEnd"/>
      <w:r w:rsidRPr="000C55A7">
        <w:rPr>
          <w:lang w:val="en-GB"/>
        </w:rPr>
        <w:t>(method = "cv", number = 5)</w:t>
      </w:r>
    </w:p>
    <w:p w14:paraId="028D50E0" w14:textId="77777777" w:rsidR="000C55A7" w:rsidRPr="000C55A7" w:rsidRDefault="000C55A7" w:rsidP="000C55A7">
      <w:pPr>
        <w:rPr>
          <w:lang w:val="en-GB"/>
        </w:rPr>
      </w:pPr>
      <w:proofErr w:type="spellStart"/>
      <w:r w:rsidRPr="000C55A7">
        <w:rPr>
          <w:lang w:val="en-GB"/>
        </w:rPr>
        <w:t>knnFit</w:t>
      </w:r>
      <w:proofErr w:type="spellEnd"/>
      <w:r w:rsidRPr="000C55A7">
        <w:rPr>
          <w:lang w:val="en-GB"/>
        </w:rPr>
        <w:t xml:space="preserve"> &lt;- train(</w:t>
      </w:r>
      <w:proofErr w:type="spellStart"/>
      <w:r w:rsidRPr="000C55A7">
        <w:rPr>
          <w:lang w:val="en-GB"/>
        </w:rPr>
        <w:t>default.payment.next.month</w:t>
      </w:r>
      <w:proofErr w:type="spellEnd"/>
      <w:r w:rsidRPr="000C55A7">
        <w:rPr>
          <w:lang w:val="en-GB"/>
        </w:rPr>
        <w:t xml:space="preserve"> ~ ., data = acc_train_2, method = "</w:t>
      </w:r>
      <w:proofErr w:type="spellStart"/>
      <w:r w:rsidRPr="000C55A7">
        <w:rPr>
          <w:lang w:val="en-GB"/>
        </w:rPr>
        <w:t>knn</w:t>
      </w:r>
      <w:proofErr w:type="spellEnd"/>
      <w:r w:rsidRPr="000C55A7">
        <w:rPr>
          <w:lang w:val="en-GB"/>
        </w:rPr>
        <w:t xml:space="preserve">", </w:t>
      </w:r>
    </w:p>
    <w:p w14:paraId="026458FA" w14:textId="77777777" w:rsidR="000C55A7" w:rsidRPr="000C55A7" w:rsidRDefault="000C55A7" w:rsidP="000C55A7">
      <w:pPr>
        <w:rPr>
          <w:lang w:val="en-GB"/>
        </w:rPr>
      </w:pPr>
      <w:r w:rsidRPr="000C55A7">
        <w:rPr>
          <w:lang w:val="en-GB"/>
        </w:rPr>
        <w:t xml:space="preserve">                </w:t>
      </w:r>
      <w:proofErr w:type="spellStart"/>
      <w:r w:rsidRPr="000C55A7">
        <w:rPr>
          <w:lang w:val="en-GB"/>
        </w:rPr>
        <w:t>trControl</w:t>
      </w:r>
      <w:proofErr w:type="spellEnd"/>
      <w:r w:rsidRPr="000C55A7">
        <w:rPr>
          <w:lang w:val="en-GB"/>
        </w:rPr>
        <w:t xml:space="preserve"> = ctrl)</w:t>
      </w:r>
    </w:p>
    <w:p w14:paraId="5EB619C1" w14:textId="77777777" w:rsidR="000C55A7" w:rsidRPr="000C55A7" w:rsidRDefault="000C55A7" w:rsidP="000C55A7">
      <w:pPr>
        <w:rPr>
          <w:lang w:val="en-GB"/>
        </w:rPr>
      </w:pPr>
      <w:proofErr w:type="spellStart"/>
      <w:r w:rsidRPr="000C55A7">
        <w:rPr>
          <w:lang w:val="en-GB"/>
        </w:rPr>
        <w:t>knnFit</w:t>
      </w:r>
      <w:proofErr w:type="spellEnd"/>
    </w:p>
    <w:p w14:paraId="0B06F507" w14:textId="77777777" w:rsidR="000C55A7" w:rsidRPr="000C55A7" w:rsidRDefault="000C55A7" w:rsidP="000C55A7">
      <w:pPr>
        <w:rPr>
          <w:lang w:val="en-GB"/>
        </w:rPr>
      </w:pPr>
    </w:p>
    <w:p w14:paraId="24F2B94E" w14:textId="77777777" w:rsidR="000C55A7" w:rsidRPr="000C55A7" w:rsidRDefault="000C55A7" w:rsidP="000C55A7">
      <w:pPr>
        <w:rPr>
          <w:lang w:val="en-GB"/>
        </w:rPr>
      </w:pPr>
      <w:r w:rsidRPr="000C55A7">
        <w:rPr>
          <w:lang w:val="en-GB"/>
        </w:rPr>
        <w:t>#model evaluation</w:t>
      </w:r>
    </w:p>
    <w:p w14:paraId="0EBB9BD0" w14:textId="77777777" w:rsidR="000C55A7" w:rsidRPr="000C55A7" w:rsidRDefault="000C55A7" w:rsidP="000C55A7">
      <w:pPr>
        <w:rPr>
          <w:lang w:val="en-GB"/>
        </w:rPr>
      </w:pPr>
      <w:proofErr w:type="spellStart"/>
      <w:r w:rsidRPr="000C55A7">
        <w:rPr>
          <w:lang w:val="en-GB"/>
        </w:rPr>
        <w:t>knnPredict</w:t>
      </w:r>
      <w:proofErr w:type="spellEnd"/>
      <w:r w:rsidRPr="000C55A7">
        <w:rPr>
          <w:lang w:val="en-GB"/>
        </w:rPr>
        <w:t xml:space="preserve"> &lt;- predict(</w:t>
      </w:r>
      <w:proofErr w:type="spellStart"/>
      <w:r w:rsidRPr="000C55A7">
        <w:rPr>
          <w:lang w:val="en-GB"/>
        </w:rPr>
        <w:t>knnFit,newdata</w:t>
      </w:r>
      <w:proofErr w:type="spellEnd"/>
      <w:r w:rsidRPr="000C55A7">
        <w:rPr>
          <w:lang w:val="en-GB"/>
        </w:rPr>
        <w:t xml:space="preserve"> = acc_test_2)</w:t>
      </w:r>
    </w:p>
    <w:p w14:paraId="4E553010" w14:textId="77777777" w:rsidR="000C55A7" w:rsidRPr="000C55A7" w:rsidRDefault="000C55A7" w:rsidP="000C55A7">
      <w:pPr>
        <w:rPr>
          <w:lang w:val="en-GB"/>
        </w:rPr>
      </w:pPr>
      <w:proofErr w:type="spellStart"/>
      <w:r w:rsidRPr="000C55A7">
        <w:rPr>
          <w:lang w:val="en-GB"/>
        </w:rPr>
        <w:t>knnPredict</w:t>
      </w:r>
      <w:proofErr w:type="spellEnd"/>
    </w:p>
    <w:p w14:paraId="3D0CBDB0" w14:textId="3521A3D0" w:rsidR="000C55A7" w:rsidRDefault="000C55A7" w:rsidP="000C55A7">
      <w:pPr>
        <w:rPr>
          <w:lang w:val="en-GB"/>
        </w:rPr>
      </w:pPr>
      <w:proofErr w:type="spellStart"/>
      <w:r w:rsidRPr="000C55A7">
        <w:rPr>
          <w:lang w:val="en-GB"/>
        </w:rPr>
        <w:t>confusionMatrix</w:t>
      </w:r>
      <w:proofErr w:type="spellEnd"/>
      <w:r w:rsidRPr="000C55A7">
        <w:rPr>
          <w:lang w:val="en-GB"/>
        </w:rPr>
        <w:t>(</w:t>
      </w:r>
      <w:proofErr w:type="spellStart"/>
      <w:r w:rsidRPr="000C55A7">
        <w:rPr>
          <w:lang w:val="en-GB"/>
        </w:rPr>
        <w:t>knnPredict</w:t>
      </w:r>
      <w:proofErr w:type="spellEnd"/>
      <w:r w:rsidRPr="000C55A7">
        <w:rPr>
          <w:lang w:val="en-GB"/>
        </w:rPr>
        <w:t xml:space="preserve">, </w:t>
      </w:r>
      <w:proofErr w:type="spellStart"/>
      <w:r w:rsidRPr="000C55A7">
        <w:rPr>
          <w:lang w:val="en-GB"/>
        </w:rPr>
        <w:t>acc_test_label</w:t>
      </w:r>
      <w:proofErr w:type="spellEnd"/>
      <w:r w:rsidRPr="000C55A7">
        <w:rPr>
          <w:lang w:val="en-GB"/>
        </w:rPr>
        <w:t>)</w:t>
      </w:r>
    </w:p>
    <w:p w14:paraId="30572128" w14:textId="77777777" w:rsidR="000C55A7" w:rsidRPr="000C55A7" w:rsidRDefault="000C55A7" w:rsidP="000C55A7">
      <w:pPr>
        <w:rPr>
          <w:lang w:val="en-GB"/>
        </w:rPr>
      </w:pPr>
      <w:r w:rsidRPr="000C55A7">
        <w:rPr>
          <w:lang w:val="en-GB"/>
        </w:rPr>
        <w:t>#install libraries</w:t>
      </w:r>
    </w:p>
    <w:p w14:paraId="199FC2A4" w14:textId="77777777" w:rsidR="000C55A7" w:rsidRPr="000C55A7" w:rsidRDefault="000C55A7" w:rsidP="000C55A7">
      <w:pPr>
        <w:rPr>
          <w:lang w:val="en-GB"/>
        </w:rPr>
      </w:pPr>
      <w:r w:rsidRPr="000C55A7">
        <w:rPr>
          <w:lang w:val="en-GB"/>
        </w:rPr>
        <w:t>library("e1071")</w:t>
      </w:r>
    </w:p>
    <w:p w14:paraId="20FACF84" w14:textId="77777777" w:rsidR="000C55A7" w:rsidRPr="000C55A7" w:rsidRDefault="000C55A7" w:rsidP="000C55A7">
      <w:pPr>
        <w:rPr>
          <w:lang w:val="en-GB"/>
        </w:rPr>
      </w:pPr>
      <w:r w:rsidRPr="000C55A7">
        <w:rPr>
          <w:lang w:val="en-GB"/>
        </w:rPr>
        <w:t>library(caret)</w:t>
      </w:r>
    </w:p>
    <w:p w14:paraId="50F7CECC" w14:textId="77777777" w:rsidR="000C55A7" w:rsidRPr="000C55A7" w:rsidRDefault="000C55A7" w:rsidP="000C55A7">
      <w:pPr>
        <w:rPr>
          <w:lang w:val="fr-FR"/>
        </w:rPr>
      </w:pPr>
      <w:proofErr w:type="spellStart"/>
      <w:r w:rsidRPr="000C55A7">
        <w:rPr>
          <w:lang w:val="fr-FR"/>
        </w:rPr>
        <w:t>install.packages</w:t>
      </w:r>
      <w:proofErr w:type="spellEnd"/>
      <w:r w:rsidRPr="000C55A7">
        <w:rPr>
          <w:lang w:val="fr-FR"/>
        </w:rPr>
        <w:t>("caret")</w:t>
      </w:r>
    </w:p>
    <w:p w14:paraId="4DC54BC3" w14:textId="77777777" w:rsidR="000C55A7" w:rsidRPr="000C55A7" w:rsidRDefault="000C55A7" w:rsidP="000C55A7">
      <w:pPr>
        <w:rPr>
          <w:lang w:val="fr-FR"/>
        </w:rPr>
      </w:pPr>
      <w:proofErr w:type="spellStart"/>
      <w:r w:rsidRPr="000C55A7">
        <w:rPr>
          <w:lang w:val="fr-FR"/>
        </w:rPr>
        <w:t>install.packages</w:t>
      </w:r>
      <w:proofErr w:type="spellEnd"/>
      <w:r w:rsidRPr="000C55A7">
        <w:rPr>
          <w:lang w:val="fr-FR"/>
        </w:rPr>
        <w:t>("e1071")</w:t>
      </w:r>
    </w:p>
    <w:p w14:paraId="24F86802" w14:textId="77777777" w:rsidR="000C55A7" w:rsidRPr="000C55A7" w:rsidRDefault="000C55A7" w:rsidP="000C55A7">
      <w:pPr>
        <w:rPr>
          <w:lang w:val="fr-FR"/>
        </w:rPr>
      </w:pPr>
    </w:p>
    <w:p w14:paraId="68BAEB57" w14:textId="77777777" w:rsidR="000C55A7" w:rsidRPr="000C55A7" w:rsidRDefault="000C55A7" w:rsidP="000C55A7">
      <w:pPr>
        <w:rPr>
          <w:lang w:val="en-GB"/>
        </w:rPr>
      </w:pPr>
      <w:r w:rsidRPr="000C55A7">
        <w:rPr>
          <w:lang w:val="en-GB"/>
        </w:rPr>
        <w:t>#loading data set</w:t>
      </w:r>
    </w:p>
    <w:p w14:paraId="65E367E8" w14:textId="77777777" w:rsidR="000C55A7" w:rsidRPr="000C55A7" w:rsidRDefault="000C55A7" w:rsidP="000C55A7">
      <w:pPr>
        <w:rPr>
          <w:lang w:val="en-GB"/>
        </w:rPr>
      </w:pPr>
      <w:proofErr w:type="spellStart"/>
      <w:r w:rsidRPr="000C55A7">
        <w:rPr>
          <w:lang w:val="en-GB"/>
        </w:rPr>
        <w:t>Account_data</w:t>
      </w:r>
      <w:proofErr w:type="spellEnd"/>
      <w:r w:rsidRPr="000C55A7">
        <w:rPr>
          <w:lang w:val="en-GB"/>
        </w:rPr>
        <w:t xml:space="preserve"> &lt;- read.csv(file="Default of credit card clients cleaned 2.0.csv", header=T)</w:t>
      </w:r>
    </w:p>
    <w:p w14:paraId="6016206C" w14:textId="77777777" w:rsidR="000C55A7" w:rsidRPr="000C55A7" w:rsidRDefault="000C55A7" w:rsidP="000C55A7">
      <w:pPr>
        <w:rPr>
          <w:lang w:val="en-GB"/>
        </w:rPr>
      </w:pPr>
    </w:p>
    <w:p w14:paraId="4BE6B3B6" w14:textId="77777777" w:rsidR="000C55A7" w:rsidRPr="000C55A7" w:rsidRDefault="000C55A7" w:rsidP="000C55A7">
      <w:pPr>
        <w:rPr>
          <w:lang w:val="en-GB"/>
        </w:rPr>
      </w:pPr>
      <w:r w:rsidRPr="000C55A7">
        <w:rPr>
          <w:lang w:val="en-GB"/>
        </w:rPr>
        <w:t>#normalizing data</w:t>
      </w:r>
    </w:p>
    <w:p w14:paraId="6C893D35" w14:textId="77777777" w:rsidR="000C55A7" w:rsidRPr="000C55A7" w:rsidRDefault="000C55A7" w:rsidP="000C55A7">
      <w:pPr>
        <w:rPr>
          <w:lang w:val="en-GB"/>
        </w:rPr>
      </w:pPr>
      <w:proofErr w:type="spellStart"/>
      <w:r w:rsidRPr="000C55A7">
        <w:rPr>
          <w:lang w:val="en-GB"/>
        </w:rPr>
        <w:t>convert_counts</w:t>
      </w:r>
      <w:proofErr w:type="spellEnd"/>
      <w:r w:rsidRPr="000C55A7">
        <w:rPr>
          <w:lang w:val="en-GB"/>
        </w:rPr>
        <w:t xml:space="preserve"> &lt;- function(x) {</w:t>
      </w:r>
    </w:p>
    <w:p w14:paraId="67FE1044" w14:textId="77777777" w:rsidR="000C55A7" w:rsidRPr="000C55A7" w:rsidRDefault="000C55A7" w:rsidP="000C55A7">
      <w:pPr>
        <w:rPr>
          <w:lang w:val="en-GB"/>
        </w:rPr>
      </w:pPr>
      <w:r w:rsidRPr="000C55A7">
        <w:rPr>
          <w:lang w:val="en-GB"/>
        </w:rPr>
        <w:lastRenderedPageBreak/>
        <w:t xml:space="preserve">  x &lt;- </w:t>
      </w:r>
      <w:proofErr w:type="spellStart"/>
      <w:r w:rsidRPr="000C55A7">
        <w:rPr>
          <w:lang w:val="en-GB"/>
        </w:rPr>
        <w:t>ifelse</w:t>
      </w:r>
      <w:proofErr w:type="spellEnd"/>
      <w:r w:rsidRPr="000C55A7">
        <w:rPr>
          <w:lang w:val="en-GB"/>
        </w:rPr>
        <w:t>(x &gt; 0, 1, 0)</w:t>
      </w:r>
    </w:p>
    <w:p w14:paraId="18C2DDD7" w14:textId="77777777" w:rsidR="000C55A7" w:rsidRPr="000C55A7" w:rsidRDefault="000C55A7" w:rsidP="000C55A7">
      <w:pPr>
        <w:rPr>
          <w:lang w:val="en-GB"/>
        </w:rPr>
      </w:pPr>
      <w:r w:rsidRPr="000C55A7">
        <w:rPr>
          <w:lang w:val="en-GB"/>
        </w:rPr>
        <w:t xml:space="preserve">  x &lt;- factor(x, levels = c(0, 1), labels = c("No", "Yes"))</w:t>
      </w:r>
    </w:p>
    <w:p w14:paraId="06C5527B" w14:textId="77777777" w:rsidR="000C55A7" w:rsidRPr="000C55A7" w:rsidRDefault="000C55A7" w:rsidP="000C55A7">
      <w:pPr>
        <w:rPr>
          <w:lang w:val="en-GB"/>
        </w:rPr>
      </w:pPr>
      <w:r w:rsidRPr="000C55A7">
        <w:rPr>
          <w:lang w:val="en-GB"/>
        </w:rPr>
        <w:t xml:space="preserve">  2</w:t>
      </w:r>
    </w:p>
    <w:p w14:paraId="5AF9F633" w14:textId="77777777" w:rsidR="000C55A7" w:rsidRPr="000C55A7" w:rsidRDefault="000C55A7" w:rsidP="000C55A7">
      <w:pPr>
        <w:rPr>
          <w:lang w:val="en-GB"/>
        </w:rPr>
      </w:pPr>
      <w:r w:rsidRPr="000C55A7">
        <w:rPr>
          <w:lang w:val="en-GB"/>
        </w:rPr>
        <w:t xml:space="preserve">  return(x)</w:t>
      </w:r>
    </w:p>
    <w:p w14:paraId="4266E13D" w14:textId="77777777" w:rsidR="000C55A7" w:rsidRPr="000C55A7" w:rsidRDefault="000C55A7" w:rsidP="000C55A7">
      <w:pPr>
        <w:rPr>
          <w:lang w:val="en-GB"/>
        </w:rPr>
      </w:pPr>
      <w:r w:rsidRPr="000C55A7">
        <w:rPr>
          <w:lang w:val="en-GB"/>
        </w:rPr>
        <w:t>}</w:t>
      </w:r>
    </w:p>
    <w:p w14:paraId="7FDBAB69" w14:textId="77777777" w:rsidR="000C55A7" w:rsidRPr="000C55A7" w:rsidRDefault="000C55A7" w:rsidP="000C55A7">
      <w:pPr>
        <w:rPr>
          <w:lang w:val="en-GB"/>
        </w:rPr>
      </w:pPr>
    </w:p>
    <w:p w14:paraId="294BDB93" w14:textId="77777777" w:rsidR="000C55A7" w:rsidRPr="000C55A7" w:rsidRDefault="000C55A7" w:rsidP="000C55A7">
      <w:pPr>
        <w:rPr>
          <w:lang w:val="en-GB"/>
        </w:rPr>
      </w:pPr>
      <w:r w:rsidRPr="000C55A7">
        <w:rPr>
          <w:lang w:val="en-GB"/>
        </w:rPr>
        <w:t>#splitting data for training</w:t>
      </w:r>
    </w:p>
    <w:p w14:paraId="5E3356C4" w14:textId="77777777" w:rsidR="000C55A7" w:rsidRPr="000C55A7" w:rsidRDefault="000C55A7" w:rsidP="000C55A7">
      <w:pPr>
        <w:rPr>
          <w:lang w:val="en-GB"/>
        </w:rPr>
      </w:pPr>
      <w:r w:rsidRPr="000C55A7">
        <w:rPr>
          <w:lang w:val="en-GB"/>
        </w:rPr>
        <w:t>ind&lt;-createDataPartition(Account_data$default.payment.next.month, p=0.7, list=F)</w:t>
      </w:r>
    </w:p>
    <w:p w14:paraId="7294782A" w14:textId="77777777" w:rsidR="000C55A7" w:rsidRPr="000C55A7" w:rsidRDefault="000C55A7" w:rsidP="000C55A7">
      <w:pPr>
        <w:rPr>
          <w:lang w:val="en-GB"/>
        </w:rPr>
      </w:pPr>
      <w:r w:rsidRPr="000C55A7">
        <w:rPr>
          <w:lang w:val="en-GB"/>
        </w:rPr>
        <w:t>train&lt;-</w:t>
      </w:r>
      <w:proofErr w:type="spellStart"/>
      <w:r w:rsidRPr="000C55A7">
        <w:rPr>
          <w:lang w:val="en-GB"/>
        </w:rPr>
        <w:t>Account_data</w:t>
      </w:r>
      <w:proofErr w:type="spellEnd"/>
      <w:r w:rsidRPr="000C55A7">
        <w:rPr>
          <w:lang w:val="en-GB"/>
        </w:rPr>
        <w:t>[</w:t>
      </w:r>
      <w:proofErr w:type="spellStart"/>
      <w:r w:rsidRPr="000C55A7">
        <w:rPr>
          <w:lang w:val="en-GB"/>
        </w:rPr>
        <w:t>ind</w:t>
      </w:r>
      <w:proofErr w:type="spellEnd"/>
      <w:r w:rsidRPr="000C55A7">
        <w:rPr>
          <w:lang w:val="en-GB"/>
        </w:rPr>
        <w:t>,]</w:t>
      </w:r>
    </w:p>
    <w:p w14:paraId="44D2D0BA" w14:textId="77777777" w:rsidR="000C55A7" w:rsidRPr="000C55A7" w:rsidRDefault="000C55A7" w:rsidP="000C55A7">
      <w:pPr>
        <w:rPr>
          <w:lang w:val="en-GB"/>
        </w:rPr>
      </w:pPr>
      <w:r w:rsidRPr="000C55A7">
        <w:rPr>
          <w:lang w:val="en-GB"/>
        </w:rPr>
        <w:t>test&lt;-</w:t>
      </w:r>
      <w:proofErr w:type="spellStart"/>
      <w:r w:rsidRPr="000C55A7">
        <w:rPr>
          <w:lang w:val="en-GB"/>
        </w:rPr>
        <w:t>Account_data</w:t>
      </w:r>
      <w:proofErr w:type="spellEnd"/>
      <w:r w:rsidRPr="000C55A7">
        <w:rPr>
          <w:lang w:val="en-GB"/>
        </w:rPr>
        <w:t>[-</w:t>
      </w:r>
      <w:proofErr w:type="spellStart"/>
      <w:r w:rsidRPr="000C55A7">
        <w:rPr>
          <w:lang w:val="en-GB"/>
        </w:rPr>
        <w:t>ind</w:t>
      </w:r>
      <w:proofErr w:type="spellEnd"/>
      <w:r w:rsidRPr="000C55A7">
        <w:rPr>
          <w:lang w:val="en-GB"/>
        </w:rPr>
        <w:t>,]</w:t>
      </w:r>
    </w:p>
    <w:p w14:paraId="669E57F2" w14:textId="77777777" w:rsidR="000C55A7" w:rsidRPr="000C55A7" w:rsidRDefault="000C55A7" w:rsidP="000C55A7">
      <w:pPr>
        <w:rPr>
          <w:lang w:val="en-GB"/>
        </w:rPr>
      </w:pPr>
    </w:p>
    <w:p w14:paraId="63A0B9BA" w14:textId="77777777" w:rsidR="000C55A7" w:rsidRPr="000C55A7" w:rsidRDefault="000C55A7" w:rsidP="000C55A7">
      <w:pPr>
        <w:rPr>
          <w:lang w:val="en-GB"/>
        </w:rPr>
      </w:pPr>
      <w:r w:rsidRPr="000C55A7">
        <w:rPr>
          <w:lang w:val="en-GB"/>
        </w:rPr>
        <w:t>#code used to make sure variables are the same factor levels being binary 1 &amp; 0</w:t>
      </w:r>
    </w:p>
    <w:p w14:paraId="2801F41B" w14:textId="77777777" w:rsidR="000C55A7" w:rsidRPr="000C55A7" w:rsidRDefault="000C55A7" w:rsidP="000C55A7">
      <w:pPr>
        <w:rPr>
          <w:lang w:val="en-GB"/>
        </w:rPr>
      </w:pPr>
      <w:proofErr w:type="spellStart"/>
      <w:r w:rsidRPr="000C55A7">
        <w:rPr>
          <w:lang w:val="en-GB"/>
        </w:rPr>
        <w:t>train$default.payment.next.month</w:t>
      </w:r>
      <w:proofErr w:type="spellEnd"/>
      <w:r w:rsidRPr="000C55A7">
        <w:rPr>
          <w:lang w:val="en-GB"/>
        </w:rPr>
        <w:t xml:space="preserve"> &lt;- factor(</w:t>
      </w:r>
      <w:proofErr w:type="spellStart"/>
      <w:r w:rsidRPr="000C55A7">
        <w:rPr>
          <w:lang w:val="en-GB"/>
        </w:rPr>
        <w:t>train$default.payment.next.month</w:t>
      </w:r>
      <w:proofErr w:type="spellEnd"/>
      <w:r w:rsidRPr="000C55A7">
        <w:rPr>
          <w:lang w:val="en-GB"/>
        </w:rPr>
        <w:t>, levels = c(</w:t>
      </w:r>
    </w:p>
    <w:p w14:paraId="6DFE79FC" w14:textId="77777777" w:rsidR="000C55A7" w:rsidRPr="000C55A7" w:rsidRDefault="000C55A7" w:rsidP="000C55A7">
      <w:pPr>
        <w:rPr>
          <w:lang w:val="en-GB"/>
        </w:rPr>
      </w:pPr>
      <w:r w:rsidRPr="000C55A7">
        <w:rPr>
          <w:lang w:val="en-GB"/>
        </w:rPr>
        <w:t xml:space="preserve">  "0", "1"))</w:t>
      </w:r>
    </w:p>
    <w:p w14:paraId="569AB201" w14:textId="77777777" w:rsidR="000C55A7" w:rsidRPr="000C55A7" w:rsidRDefault="000C55A7" w:rsidP="000C55A7">
      <w:pPr>
        <w:rPr>
          <w:lang w:val="en-GB"/>
        </w:rPr>
      </w:pPr>
      <w:proofErr w:type="spellStart"/>
      <w:r w:rsidRPr="000C55A7">
        <w:rPr>
          <w:lang w:val="en-GB"/>
        </w:rPr>
        <w:t>test$default.payment.next.month</w:t>
      </w:r>
      <w:proofErr w:type="spellEnd"/>
      <w:r w:rsidRPr="000C55A7">
        <w:rPr>
          <w:lang w:val="en-GB"/>
        </w:rPr>
        <w:t xml:space="preserve"> &lt;- factor(</w:t>
      </w:r>
      <w:proofErr w:type="spellStart"/>
      <w:r w:rsidRPr="000C55A7">
        <w:rPr>
          <w:lang w:val="en-GB"/>
        </w:rPr>
        <w:t>test$default.payment.next.month</w:t>
      </w:r>
      <w:proofErr w:type="spellEnd"/>
      <w:r w:rsidRPr="000C55A7">
        <w:rPr>
          <w:lang w:val="en-GB"/>
        </w:rPr>
        <w:t>, levels = c(</w:t>
      </w:r>
    </w:p>
    <w:p w14:paraId="07ABBB24" w14:textId="77777777" w:rsidR="000C55A7" w:rsidRPr="000C55A7" w:rsidRDefault="000C55A7" w:rsidP="000C55A7">
      <w:pPr>
        <w:rPr>
          <w:lang w:val="en-GB"/>
        </w:rPr>
      </w:pPr>
      <w:r w:rsidRPr="000C55A7">
        <w:rPr>
          <w:lang w:val="en-GB"/>
        </w:rPr>
        <w:t xml:space="preserve">  "0", "1"))</w:t>
      </w:r>
    </w:p>
    <w:p w14:paraId="62370155" w14:textId="77777777" w:rsidR="000C55A7" w:rsidRPr="000C55A7" w:rsidRDefault="000C55A7" w:rsidP="000C55A7">
      <w:pPr>
        <w:rPr>
          <w:lang w:val="en-GB"/>
        </w:rPr>
      </w:pPr>
    </w:p>
    <w:p w14:paraId="733B0EFD" w14:textId="77777777" w:rsidR="000C55A7" w:rsidRPr="000C55A7" w:rsidRDefault="000C55A7" w:rsidP="000C55A7">
      <w:pPr>
        <w:rPr>
          <w:lang w:val="en-GB"/>
        </w:rPr>
      </w:pPr>
      <w:r w:rsidRPr="000C55A7">
        <w:rPr>
          <w:lang w:val="en-GB"/>
        </w:rPr>
        <w:t>#model development</w:t>
      </w:r>
    </w:p>
    <w:p w14:paraId="3BBAFC71" w14:textId="77777777" w:rsidR="000C55A7" w:rsidRPr="000C55A7" w:rsidRDefault="000C55A7" w:rsidP="000C55A7">
      <w:pPr>
        <w:rPr>
          <w:lang w:val="en-GB"/>
        </w:rPr>
      </w:pPr>
      <w:proofErr w:type="spellStart"/>
      <w:r w:rsidRPr="000C55A7">
        <w:rPr>
          <w:lang w:val="en-GB"/>
        </w:rPr>
        <w:t>acc_classifier</w:t>
      </w:r>
      <w:proofErr w:type="spellEnd"/>
      <w:r w:rsidRPr="000C55A7">
        <w:rPr>
          <w:lang w:val="en-GB"/>
        </w:rPr>
        <w:t xml:space="preserve"> &lt;- </w:t>
      </w:r>
      <w:proofErr w:type="spellStart"/>
      <w:r w:rsidRPr="000C55A7">
        <w:rPr>
          <w:lang w:val="en-GB"/>
        </w:rPr>
        <w:t>naiveBayes</w:t>
      </w:r>
      <w:proofErr w:type="spellEnd"/>
      <w:r w:rsidRPr="000C55A7">
        <w:rPr>
          <w:lang w:val="en-GB"/>
        </w:rPr>
        <w:t>(train[, -</w:t>
      </w:r>
      <w:proofErr w:type="spellStart"/>
      <w:r w:rsidRPr="000C55A7">
        <w:rPr>
          <w:lang w:val="en-GB"/>
        </w:rPr>
        <w:t>ncol</w:t>
      </w:r>
      <w:proofErr w:type="spellEnd"/>
      <w:r w:rsidRPr="000C55A7">
        <w:rPr>
          <w:lang w:val="en-GB"/>
        </w:rPr>
        <w:t xml:space="preserve">(train)], </w:t>
      </w:r>
      <w:proofErr w:type="spellStart"/>
      <w:r w:rsidRPr="000C55A7">
        <w:rPr>
          <w:lang w:val="en-GB"/>
        </w:rPr>
        <w:t>train$default.payment.next.month</w:t>
      </w:r>
      <w:proofErr w:type="spellEnd"/>
      <w:r w:rsidRPr="000C55A7">
        <w:rPr>
          <w:lang w:val="en-GB"/>
        </w:rPr>
        <w:t>)</w:t>
      </w:r>
    </w:p>
    <w:p w14:paraId="0F7350B2" w14:textId="77777777" w:rsidR="000C55A7" w:rsidRPr="000C55A7" w:rsidRDefault="000C55A7" w:rsidP="000C55A7">
      <w:pPr>
        <w:rPr>
          <w:lang w:val="en-GB"/>
        </w:rPr>
      </w:pPr>
      <w:proofErr w:type="spellStart"/>
      <w:r w:rsidRPr="000C55A7">
        <w:rPr>
          <w:lang w:val="en-GB"/>
        </w:rPr>
        <w:t>acc_classifier</w:t>
      </w:r>
      <w:proofErr w:type="spellEnd"/>
    </w:p>
    <w:p w14:paraId="55EB87BE" w14:textId="77777777" w:rsidR="000C55A7" w:rsidRPr="000C55A7" w:rsidRDefault="000C55A7" w:rsidP="000C55A7">
      <w:pPr>
        <w:rPr>
          <w:lang w:val="en-GB"/>
        </w:rPr>
      </w:pPr>
    </w:p>
    <w:p w14:paraId="47C35E03" w14:textId="77777777" w:rsidR="000C55A7" w:rsidRPr="000C55A7" w:rsidRDefault="000C55A7" w:rsidP="000C55A7">
      <w:pPr>
        <w:rPr>
          <w:lang w:val="en-GB"/>
        </w:rPr>
      </w:pPr>
      <w:r w:rsidRPr="000C55A7">
        <w:rPr>
          <w:lang w:val="en-GB"/>
        </w:rPr>
        <w:t>predicted &lt;- predict(</w:t>
      </w:r>
      <w:proofErr w:type="spellStart"/>
      <w:r w:rsidRPr="000C55A7">
        <w:rPr>
          <w:lang w:val="en-GB"/>
        </w:rPr>
        <w:t>acc_classifier</w:t>
      </w:r>
      <w:proofErr w:type="spellEnd"/>
      <w:r w:rsidRPr="000C55A7">
        <w:rPr>
          <w:lang w:val="en-GB"/>
        </w:rPr>
        <w:t xml:space="preserve">, train[, </w:t>
      </w:r>
      <w:proofErr w:type="spellStart"/>
      <w:r w:rsidRPr="000C55A7">
        <w:rPr>
          <w:lang w:val="en-GB"/>
        </w:rPr>
        <w:t>ncol</w:t>
      </w:r>
      <w:proofErr w:type="spellEnd"/>
      <w:r w:rsidRPr="000C55A7">
        <w:rPr>
          <w:lang w:val="en-GB"/>
        </w:rPr>
        <w:t>(train)], type="class")</w:t>
      </w:r>
    </w:p>
    <w:p w14:paraId="2CFA78B3" w14:textId="77777777" w:rsidR="000C55A7" w:rsidRPr="000C55A7" w:rsidRDefault="000C55A7" w:rsidP="000C55A7">
      <w:pPr>
        <w:rPr>
          <w:lang w:val="en-GB"/>
        </w:rPr>
      </w:pPr>
      <w:r w:rsidRPr="000C55A7">
        <w:rPr>
          <w:lang w:val="en-GB"/>
        </w:rPr>
        <w:t>predicted[1:100]</w:t>
      </w:r>
    </w:p>
    <w:p w14:paraId="1FF53C2D" w14:textId="77777777" w:rsidR="000C55A7" w:rsidRPr="000C55A7" w:rsidRDefault="000C55A7" w:rsidP="000C55A7">
      <w:pPr>
        <w:rPr>
          <w:lang w:val="en-GB"/>
        </w:rPr>
      </w:pPr>
    </w:p>
    <w:p w14:paraId="1E125953" w14:textId="77777777" w:rsidR="000C55A7" w:rsidRPr="000C55A7" w:rsidRDefault="000C55A7" w:rsidP="000C55A7">
      <w:pPr>
        <w:rPr>
          <w:lang w:val="en-GB"/>
        </w:rPr>
      </w:pPr>
      <w:r w:rsidRPr="000C55A7">
        <w:rPr>
          <w:lang w:val="en-GB"/>
        </w:rPr>
        <w:t>predicted&lt;-predict(</w:t>
      </w:r>
      <w:proofErr w:type="spellStart"/>
      <w:r w:rsidRPr="000C55A7">
        <w:rPr>
          <w:lang w:val="en-GB"/>
        </w:rPr>
        <w:t>acc_classifier</w:t>
      </w:r>
      <w:proofErr w:type="spellEnd"/>
      <w:r w:rsidRPr="000C55A7">
        <w:rPr>
          <w:lang w:val="en-GB"/>
        </w:rPr>
        <w:t>, train[, -</w:t>
      </w:r>
      <w:proofErr w:type="spellStart"/>
      <w:r w:rsidRPr="000C55A7">
        <w:rPr>
          <w:lang w:val="en-GB"/>
        </w:rPr>
        <w:t>ncol</w:t>
      </w:r>
      <w:proofErr w:type="spellEnd"/>
      <w:r w:rsidRPr="000C55A7">
        <w:rPr>
          <w:lang w:val="en-GB"/>
        </w:rPr>
        <w:t>(train)], type="raw")</w:t>
      </w:r>
    </w:p>
    <w:p w14:paraId="40F989DD" w14:textId="77777777" w:rsidR="000C55A7" w:rsidRPr="000C55A7" w:rsidRDefault="000C55A7" w:rsidP="000C55A7">
      <w:pPr>
        <w:rPr>
          <w:lang w:val="en-GB"/>
        </w:rPr>
      </w:pPr>
      <w:r w:rsidRPr="000C55A7">
        <w:rPr>
          <w:lang w:val="en-GB"/>
        </w:rPr>
        <w:t>predicted[1:100]</w:t>
      </w:r>
    </w:p>
    <w:p w14:paraId="402AAC6A" w14:textId="77777777" w:rsidR="000C55A7" w:rsidRPr="000C55A7" w:rsidRDefault="000C55A7" w:rsidP="000C55A7">
      <w:pPr>
        <w:rPr>
          <w:lang w:val="en-GB"/>
        </w:rPr>
      </w:pPr>
    </w:p>
    <w:p w14:paraId="40254323" w14:textId="77777777" w:rsidR="000C55A7" w:rsidRPr="000C55A7" w:rsidRDefault="000C55A7" w:rsidP="000C55A7">
      <w:pPr>
        <w:rPr>
          <w:lang w:val="en-GB"/>
        </w:rPr>
      </w:pPr>
      <w:r w:rsidRPr="000C55A7">
        <w:rPr>
          <w:lang w:val="en-GB"/>
        </w:rPr>
        <w:t>#model evaluation</w:t>
      </w:r>
    </w:p>
    <w:p w14:paraId="708D6D61" w14:textId="77777777" w:rsidR="000C55A7" w:rsidRPr="000C55A7" w:rsidRDefault="000C55A7" w:rsidP="000C55A7">
      <w:pPr>
        <w:rPr>
          <w:lang w:val="en-GB"/>
        </w:rPr>
      </w:pPr>
      <w:proofErr w:type="spellStart"/>
      <w:r w:rsidRPr="000C55A7">
        <w:rPr>
          <w:lang w:val="en-GB"/>
        </w:rPr>
        <w:t>acc_test_pred</w:t>
      </w:r>
      <w:proofErr w:type="spellEnd"/>
      <w:r w:rsidRPr="000C55A7">
        <w:rPr>
          <w:lang w:val="en-GB"/>
        </w:rPr>
        <w:t xml:space="preserve"> &lt;- predict(</w:t>
      </w:r>
      <w:proofErr w:type="spellStart"/>
      <w:r w:rsidRPr="000C55A7">
        <w:rPr>
          <w:lang w:val="en-GB"/>
        </w:rPr>
        <w:t>acc_classifier</w:t>
      </w:r>
      <w:proofErr w:type="spellEnd"/>
      <w:r w:rsidRPr="000C55A7">
        <w:rPr>
          <w:lang w:val="en-GB"/>
        </w:rPr>
        <w:t>, test)</w:t>
      </w:r>
    </w:p>
    <w:p w14:paraId="7CAA1001" w14:textId="77777777" w:rsidR="000C55A7" w:rsidRPr="000C55A7" w:rsidRDefault="000C55A7" w:rsidP="000C55A7">
      <w:pPr>
        <w:rPr>
          <w:lang w:val="en-GB"/>
        </w:rPr>
      </w:pPr>
      <w:r w:rsidRPr="000C55A7">
        <w:rPr>
          <w:lang w:val="en-GB"/>
        </w:rPr>
        <w:t>cm&lt;-</w:t>
      </w:r>
      <w:proofErr w:type="spellStart"/>
      <w:r w:rsidRPr="000C55A7">
        <w:rPr>
          <w:lang w:val="en-GB"/>
        </w:rPr>
        <w:t>confusionMatrix</w:t>
      </w:r>
      <w:proofErr w:type="spellEnd"/>
      <w:r w:rsidRPr="000C55A7">
        <w:rPr>
          <w:lang w:val="en-GB"/>
        </w:rPr>
        <w:t>(</w:t>
      </w:r>
      <w:proofErr w:type="spellStart"/>
      <w:r w:rsidRPr="000C55A7">
        <w:rPr>
          <w:lang w:val="en-GB"/>
        </w:rPr>
        <w:t>acc_test_pred</w:t>
      </w:r>
      <w:proofErr w:type="spellEnd"/>
      <w:r w:rsidRPr="000C55A7">
        <w:rPr>
          <w:lang w:val="en-GB"/>
        </w:rPr>
        <w:t xml:space="preserve">, </w:t>
      </w:r>
      <w:proofErr w:type="spellStart"/>
      <w:r w:rsidRPr="000C55A7">
        <w:rPr>
          <w:lang w:val="en-GB"/>
        </w:rPr>
        <w:t>test$default.payment.next.month</w:t>
      </w:r>
      <w:proofErr w:type="spellEnd"/>
      <w:r w:rsidRPr="000C55A7">
        <w:rPr>
          <w:lang w:val="en-GB"/>
        </w:rPr>
        <w:t>)</w:t>
      </w:r>
    </w:p>
    <w:p w14:paraId="54CCF933" w14:textId="2334FA9D" w:rsidR="000C55A7" w:rsidRDefault="000C55A7" w:rsidP="000C55A7">
      <w:pPr>
        <w:rPr>
          <w:lang w:val="en-GB"/>
        </w:rPr>
      </w:pPr>
      <w:r w:rsidRPr="000C55A7">
        <w:rPr>
          <w:lang w:val="en-GB"/>
        </w:rPr>
        <w:t>cm</w:t>
      </w:r>
    </w:p>
    <w:p w14:paraId="4AD9C1F8" w14:textId="77777777" w:rsidR="00AC4A80" w:rsidRPr="00AC4A80" w:rsidRDefault="00AC4A80" w:rsidP="00AC4A80">
      <w:pPr>
        <w:rPr>
          <w:lang w:val="en-GB"/>
        </w:rPr>
      </w:pPr>
      <w:r w:rsidRPr="00AC4A80">
        <w:rPr>
          <w:lang w:val="en-GB"/>
        </w:rPr>
        <w:t>#load libraries</w:t>
      </w:r>
    </w:p>
    <w:p w14:paraId="1EF32176" w14:textId="77777777" w:rsidR="00AC4A80" w:rsidRPr="00AC4A80" w:rsidRDefault="00AC4A80" w:rsidP="00AC4A80">
      <w:pPr>
        <w:rPr>
          <w:lang w:val="en-GB"/>
        </w:rPr>
      </w:pPr>
      <w:r w:rsidRPr="00AC4A80">
        <w:rPr>
          <w:lang w:val="en-GB"/>
        </w:rPr>
        <w:t>library(</w:t>
      </w:r>
      <w:proofErr w:type="spellStart"/>
      <w:r w:rsidRPr="00AC4A80">
        <w:rPr>
          <w:lang w:val="en-GB"/>
        </w:rPr>
        <w:t>randomForest</w:t>
      </w:r>
      <w:proofErr w:type="spellEnd"/>
      <w:r w:rsidRPr="00AC4A80">
        <w:rPr>
          <w:lang w:val="en-GB"/>
        </w:rPr>
        <w:t>)</w:t>
      </w:r>
    </w:p>
    <w:p w14:paraId="70576197" w14:textId="77777777" w:rsidR="00AC4A80" w:rsidRPr="00AC4A80" w:rsidRDefault="00AC4A80" w:rsidP="00AC4A80">
      <w:pPr>
        <w:rPr>
          <w:lang w:val="en-GB"/>
        </w:rPr>
      </w:pPr>
      <w:r w:rsidRPr="00AC4A80">
        <w:rPr>
          <w:lang w:val="en-GB"/>
        </w:rPr>
        <w:t>library(caret)</w:t>
      </w:r>
    </w:p>
    <w:p w14:paraId="6347C0C2" w14:textId="77777777" w:rsidR="00AC4A80" w:rsidRPr="00AC4A80" w:rsidRDefault="00AC4A80" w:rsidP="00AC4A80">
      <w:pPr>
        <w:rPr>
          <w:lang w:val="en-GB"/>
        </w:rPr>
      </w:pPr>
      <w:proofErr w:type="spellStart"/>
      <w:r w:rsidRPr="00AC4A80">
        <w:rPr>
          <w:lang w:val="en-GB"/>
        </w:rPr>
        <w:t>install.packages</w:t>
      </w:r>
      <w:proofErr w:type="spellEnd"/>
      <w:r w:rsidRPr="00AC4A80">
        <w:rPr>
          <w:lang w:val="en-GB"/>
        </w:rPr>
        <w:t>("</w:t>
      </w:r>
      <w:proofErr w:type="spellStart"/>
      <w:r w:rsidRPr="00AC4A80">
        <w:rPr>
          <w:lang w:val="en-GB"/>
        </w:rPr>
        <w:t>randomForest</w:t>
      </w:r>
      <w:proofErr w:type="spellEnd"/>
      <w:r w:rsidRPr="00AC4A80">
        <w:rPr>
          <w:lang w:val="en-GB"/>
        </w:rPr>
        <w:t>")</w:t>
      </w:r>
    </w:p>
    <w:p w14:paraId="52BAC9B0" w14:textId="77777777" w:rsidR="00AC4A80" w:rsidRPr="00AC4A80" w:rsidRDefault="00AC4A80" w:rsidP="00AC4A80">
      <w:pPr>
        <w:rPr>
          <w:lang w:val="en-GB"/>
        </w:rPr>
      </w:pPr>
      <w:proofErr w:type="spellStart"/>
      <w:r w:rsidRPr="00AC4A80">
        <w:rPr>
          <w:lang w:val="en-GB"/>
        </w:rPr>
        <w:t>install.packages</w:t>
      </w:r>
      <w:proofErr w:type="spellEnd"/>
      <w:r w:rsidRPr="00AC4A80">
        <w:rPr>
          <w:lang w:val="en-GB"/>
        </w:rPr>
        <w:t>("caret")</w:t>
      </w:r>
    </w:p>
    <w:p w14:paraId="62D83E66" w14:textId="77777777" w:rsidR="00AC4A80" w:rsidRPr="00AC4A80" w:rsidRDefault="00AC4A80" w:rsidP="00AC4A80">
      <w:pPr>
        <w:rPr>
          <w:lang w:val="en-GB"/>
        </w:rPr>
      </w:pPr>
    </w:p>
    <w:p w14:paraId="1CDECA9D" w14:textId="77777777" w:rsidR="00AC4A80" w:rsidRPr="00AC4A80" w:rsidRDefault="00AC4A80" w:rsidP="00AC4A80">
      <w:pPr>
        <w:rPr>
          <w:lang w:val="en-GB"/>
        </w:rPr>
      </w:pPr>
    </w:p>
    <w:p w14:paraId="2A0FB0AB" w14:textId="77777777" w:rsidR="00AC4A80" w:rsidRPr="00AC4A80" w:rsidRDefault="00AC4A80" w:rsidP="00AC4A80">
      <w:pPr>
        <w:rPr>
          <w:lang w:val="en-GB"/>
        </w:rPr>
      </w:pPr>
      <w:r w:rsidRPr="00AC4A80">
        <w:rPr>
          <w:lang w:val="en-GB"/>
        </w:rPr>
        <w:t>#add data set</w:t>
      </w:r>
    </w:p>
    <w:p w14:paraId="36F95C79" w14:textId="77777777" w:rsidR="00AC4A80" w:rsidRPr="00AC4A80" w:rsidRDefault="00AC4A80" w:rsidP="00AC4A80">
      <w:pPr>
        <w:rPr>
          <w:lang w:val="en-GB"/>
        </w:rPr>
      </w:pPr>
      <w:proofErr w:type="spellStart"/>
      <w:r w:rsidRPr="00AC4A80">
        <w:rPr>
          <w:lang w:val="en-GB"/>
        </w:rPr>
        <w:t>Account_data</w:t>
      </w:r>
      <w:proofErr w:type="spellEnd"/>
      <w:r w:rsidRPr="00AC4A80">
        <w:rPr>
          <w:lang w:val="en-GB"/>
        </w:rPr>
        <w:t>&lt;-read.csv(file="Default of credit card clients cleaned 2.0.csv", header=T)</w:t>
      </w:r>
    </w:p>
    <w:p w14:paraId="175D6B52" w14:textId="77777777" w:rsidR="00AC4A80" w:rsidRPr="00AC4A80" w:rsidRDefault="00AC4A80" w:rsidP="00AC4A80">
      <w:pPr>
        <w:rPr>
          <w:lang w:val="en-GB"/>
        </w:rPr>
      </w:pPr>
      <w:r w:rsidRPr="00AC4A80">
        <w:rPr>
          <w:lang w:val="en-GB"/>
        </w:rPr>
        <w:t>str(</w:t>
      </w:r>
      <w:proofErr w:type="spellStart"/>
      <w:r w:rsidRPr="00AC4A80">
        <w:rPr>
          <w:lang w:val="en-GB"/>
        </w:rPr>
        <w:t>Account_data</w:t>
      </w:r>
      <w:proofErr w:type="spellEnd"/>
      <w:r w:rsidRPr="00AC4A80">
        <w:rPr>
          <w:lang w:val="en-GB"/>
        </w:rPr>
        <w:t>)</w:t>
      </w:r>
    </w:p>
    <w:p w14:paraId="75EAE8B3" w14:textId="77777777" w:rsidR="00AC4A80" w:rsidRPr="00AC4A80" w:rsidRDefault="00AC4A80" w:rsidP="00AC4A80">
      <w:pPr>
        <w:rPr>
          <w:lang w:val="en-GB"/>
        </w:rPr>
      </w:pPr>
      <w:r w:rsidRPr="00AC4A80">
        <w:rPr>
          <w:lang w:val="en-GB"/>
        </w:rPr>
        <w:t>summary(</w:t>
      </w:r>
      <w:proofErr w:type="spellStart"/>
      <w:r w:rsidRPr="00AC4A80">
        <w:rPr>
          <w:lang w:val="en-GB"/>
        </w:rPr>
        <w:t>Account_data</w:t>
      </w:r>
      <w:proofErr w:type="spellEnd"/>
      <w:r w:rsidRPr="00AC4A80">
        <w:rPr>
          <w:lang w:val="en-GB"/>
        </w:rPr>
        <w:t>)</w:t>
      </w:r>
    </w:p>
    <w:p w14:paraId="4FEE18E8" w14:textId="77777777" w:rsidR="00AC4A80" w:rsidRPr="00AC4A80" w:rsidRDefault="00AC4A80" w:rsidP="00AC4A80">
      <w:pPr>
        <w:rPr>
          <w:lang w:val="en-GB"/>
        </w:rPr>
      </w:pPr>
    </w:p>
    <w:p w14:paraId="7C3E5C1C" w14:textId="77777777" w:rsidR="00AC4A80" w:rsidRPr="00AC4A80" w:rsidRDefault="00AC4A80" w:rsidP="00AC4A80">
      <w:pPr>
        <w:rPr>
          <w:lang w:val="en-GB"/>
        </w:rPr>
      </w:pPr>
      <w:r w:rsidRPr="00AC4A80">
        <w:rPr>
          <w:lang w:val="en-GB"/>
        </w:rPr>
        <w:t>#split data for training</w:t>
      </w:r>
    </w:p>
    <w:p w14:paraId="7F60AA95" w14:textId="77777777" w:rsidR="00AC4A80" w:rsidRPr="00AC4A80" w:rsidRDefault="00AC4A80" w:rsidP="00AC4A80">
      <w:pPr>
        <w:rPr>
          <w:lang w:val="en-GB"/>
        </w:rPr>
      </w:pPr>
      <w:r w:rsidRPr="00AC4A80">
        <w:rPr>
          <w:lang w:val="en-GB"/>
        </w:rPr>
        <w:t>indexes&lt;-sample(1:nrow(</w:t>
      </w:r>
      <w:proofErr w:type="spellStart"/>
      <w:r w:rsidRPr="00AC4A80">
        <w:rPr>
          <w:lang w:val="en-GB"/>
        </w:rPr>
        <w:t>Account_data</w:t>
      </w:r>
      <w:proofErr w:type="spellEnd"/>
      <w:r w:rsidRPr="00AC4A80">
        <w:rPr>
          <w:lang w:val="en-GB"/>
        </w:rPr>
        <w:t>), 4/5*</w:t>
      </w:r>
      <w:proofErr w:type="spellStart"/>
      <w:r w:rsidRPr="00AC4A80">
        <w:rPr>
          <w:lang w:val="en-GB"/>
        </w:rPr>
        <w:t>nrow</w:t>
      </w:r>
      <w:proofErr w:type="spellEnd"/>
      <w:r w:rsidRPr="00AC4A80">
        <w:rPr>
          <w:lang w:val="en-GB"/>
        </w:rPr>
        <w:t>(</w:t>
      </w:r>
      <w:proofErr w:type="spellStart"/>
      <w:r w:rsidRPr="00AC4A80">
        <w:rPr>
          <w:lang w:val="en-GB"/>
        </w:rPr>
        <w:t>Account_data</w:t>
      </w:r>
      <w:proofErr w:type="spellEnd"/>
      <w:r w:rsidRPr="00AC4A80">
        <w:rPr>
          <w:lang w:val="en-GB"/>
        </w:rPr>
        <w:t>))</w:t>
      </w:r>
    </w:p>
    <w:p w14:paraId="3A7D259E" w14:textId="77777777" w:rsidR="00AC4A80" w:rsidRPr="00AC4A80" w:rsidRDefault="00AC4A80" w:rsidP="00AC4A80">
      <w:pPr>
        <w:rPr>
          <w:lang w:val="en-GB"/>
        </w:rPr>
      </w:pPr>
      <w:r w:rsidRPr="00AC4A80">
        <w:rPr>
          <w:lang w:val="en-GB"/>
        </w:rPr>
        <w:t>train&lt;-</w:t>
      </w:r>
      <w:proofErr w:type="spellStart"/>
      <w:r w:rsidRPr="00AC4A80">
        <w:rPr>
          <w:lang w:val="en-GB"/>
        </w:rPr>
        <w:t>Account_data</w:t>
      </w:r>
      <w:proofErr w:type="spellEnd"/>
      <w:r w:rsidRPr="00AC4A80">
        <w:rPr>
          <w:lang w:val="en-GB"/>
        </w:rPr>
        <w:t>[indexes,] #80%</w:t>
      </w:r>
    </w:p>
    <w:p w14:paraId="6E18F23E" w14:textId="77777777" w:rsidR="00AC4A80" w:rsidRPr="00AC4A80" w:rsidRDefault="00AC4A80" w:rsidP="00AC4A80">
      <w:pPr>
        <w:rPr>
          <w:lang w:val="en-GB"/>
        </w:rPr>
      </w:pPr>
      <w:r w:rsidRPr="00AC4A80">
        <w:rPr>
          <w:lang w:val="en-GB"/>
        </w:rPr>
        <w:t>test&lt;-</w:t>
      </w:r>
      <w:proofErr w:type="spellStart"/>
      <w:r w:rsidRPr="00AC4A80">
        <w:rPr>
          <w:lang w:val="en-GB"/>
        </w:rPr>
        <w:t>Account_data</w:t>
      </w:r>
      <w:proofErr w:type="spellEnd"/>
      <w:r w:rsidRPr="00AC4A80">
        <w:rPr>
          <w:lang w:val="en-GB"/>
        </w:rPr>
        <w:t>[-indexes,] #last 20%</w:t>
      </w:r>
    </w:p>
    <w:p w14:paraId="4E12182D" w14:textId="77777777" w:rsidR="00AC4A80" w:rsidRPr="00AC4A80" w:rsidRDefault="00AC4A80" w:rsidP="00AC4A80">
      <w:pPr>
        <w:rPr>
          <w:lang w:val="en-GB"/>
        </w:rPr>
      </w:pPr>
    </w:p>
    <w:p w14:paraId="273666AB" w14:textId="77777777" w:rsidR="00AC4A80" w:rsidRPr="00AC4A80" w:rsidRDefault="00AC4A80" w:rsidP="00AC4A80">
      <w:pPr>
        <w:rPr>
          <w:lang w:val="en-GB"/>
        </w:rPr>
      </w:pPr>
      <w:r w:rsidRPr="00AC4A80">
        <w:rPr>
          <w:lang w:val="en-GB"/>
        </w:rPr>
        <w:t>#code used to make sure variables are the same factor levels being binary 1 &amp; 0</w:t>
      </w:r>
    </w:p>
    <w:p w14:paraId="6D0D6C4F" w14:textId="77777777" w:rsidR="00AC4A80" w:rsidRPr="00AC4A80" w:rsidRDefault="00AC4A80" w:rsidP="00AC4A80">
      <w:pPr>
        <w:rPr>
          <w:lang w:val="en-GB"/>
        </w:rPr>
      </w:pPr>
      <w:proofErr w:type="spellStart"/>
      <w:r w:rsidRPr="00AC4A80">
        <w:rPr>
          <w:lang w:val="en-GB"/>
        </w:rPr>
        <w:t>train$default.payment.next.month</w:t>
      </w:r>
      <w:proofErr w:type="spellEnd"/>
      <w:r w:rsidRPr="00AC4A80">
        <w:rPr>
          <w:lang w:val="en-GB"/>
        </w:rPr>
        <w:t xml:space="preserve"> &lt;- factor(</w:t>
      </w:r>
      <w:proofErr w:type="spellStart"/>
      <w:r w:rsidRPr="00AC4A80">
        <w:rPr>
          <w:lang w:val="en-GB"/>
        </w:rPr>
        <w:t>train$default.payment.next.month</w:t>
      </w:r>
      <w:proofErr w:type="spellEnd"/>
      <w:r w:rsidRPr="00AC4A80">
        <w:rPr>
          <w:lang w:val="en-GB"/>
        </w:rPr>
        <w:t>, levels = c(</w:t>
      </w:r>
    </w:p>
    <w:p w14:paraId="370109C3" w14:textId="77777777" w:rsidR="00AC4A80" w:rsidRPr="00AC4A80" w:rsidRDefault="00AC4A80" w:rsidP="00AC4A80">
      <w:pPr>
        <w:rPr>
          <w:lang w:val="en-GB"/>
        </w:rPr>
      </w:pPr>
      <w:r w:rsidRPr="00AC4A80">
        <w:rPr>
          <w:lang w:val="en-GB"/>
        </w:rPr>
        <w:t xml:space="preserve">  "0", "1"))</w:t>
      </w:r>
    </w:p>
    <w:p w14:paraId="3DE04971" w14:textId="77777777" w:rsidR="00AC4A80" w:rsidRPr="00AC4A80" w:rsidRDefault="00AC4A80" w:rsidP="00AC4A80">
      <w:pPr>
        <w:rPr>
          <w:lang w:val="en-GB"/>
        </w:rPr>
      </w:pPr>
      <w:proofErr w:type="spellStart"/>
      <w:r w:rsidRPr="00AC4A80">
        <w:rPr>
          <w:lang w:val="en-GB"/>
        </w:rPr>
        <w:t>test$default.payment.next.month</w:t>
      </w:r>
      <w:proofErr w:type="spellEnd"/>
      <w:r w:rsidRPr="00AC4A80">
        <w:rPr>
          <w:lang w:val="en-GB"/>
        </w:rPr>
        <w:t xml:space="preserve"> &lt;- factor(</w:t>
      </w:r>
      <w:proofErr w:type="spellStart"/>
      <w:r w:rsidRPr="00AC4A80">
        <w:rPr>
          <w:lang w:val="en-GB"/>
        </w:rPr>
        <w:t>test$default.payment.next.month</w:t>
      </w:r>
      <w:proofErr w:type="spellEnd"/>
      <w:r w:rsidRPr="00AC4A80">
        <w:rPr>
          <w:lang w:val="en-GB"/>
        </w:rPr>
        <w:t>, levels = c(</w:t>
      </w:r>
    </w:p>
    <w:p w14:paraId="606E5874" w14:textId="77777777" w:rsidR="00AC4A80" w:rsidRPr="00AC4A80" w:rsidRDefault="00AC4A80" w:rsidP="00AC4A80">
      <w:pPr>
        <w:rPr>
          <w:lang w:val="en-GB"/>
        </w:rPr>
      </w:pPr>
      <w:r w:rsidRPr="00AC4A80">
        <w:rPr>
          <w:lang w:val="en-GB"/>
        </w:rPr>
        <w:lastRenderedPageBreak/>
        <w:t xml:space="preserve">  "0", "1"))</w:t>
      </w:r>
    </w:p>
    <w:p w14:paraId="04444345" w14:textId="77777777" w:rsidR="00AC4A80" w:rsidRPr="00AC4A80" w:rsidRDefault="00AC4A80" w:rsidP="00AC4A80">
      <w:pPr>
        <w:rPr>
          <w:lang w:val="en-GB"/>
        </w:rPr>
      </w:pPr>
    </w:p>
    <w:p w14:paraId="49D55B79" w14:textId="77777777" w:rsidR="00AC4A80" w:rsidRPr="00AC4A80" w:rsidRDefault="00AC4A80" w:rsidP="00AC4A80">
      <w:pPr>
        <w:rPr>
          <w:lang w:val="en-GB"/>
        </w:rPr>
      </w:pPr>
      <w:r w:rsidRPr="00AC4A80">
        <w:rPr>
          <w:lang w:val="en-GB"/>
        </w:rPr>
        <w:t>#Model Development</w:t>
      </w:r>
    </w:p>
    <w:p w14:paraId="19230DA5" w14:textId="77777777" w:rsidR="00AC4A80" w:rsidRPr="00AC4A80" w:rsidRDefault="00AC4A80" w:rsidP="00AC4A80">
      <w:pPr>
        <w:rPr>
          <w:lang w:val="en-GB"/>
        </w:rPr>
      </w:pPr>
      <w:proofErr w:type="spellStart"/>
      <w:r w:rsidRPr="00AC4A80">
        <w:rPr>
          <w:lang w:val="en-GB"/>
        </w:rPr>
        <w:t>Default.rf</w:t>
      </w:r>
      <w:proofErr w:type="spellEnd"/>
      <w:r w:rsidRPr="00AC4A80">
        <w:rPr>
          <w:lang w:val="en-GB"/>
        </w:rPr>
        <w:t>=</w:t>
      </w:r>
      <w:proofErr w:type="spellStart"/>
      <w:r w:rsidRPr="00AC4A80">
        <w:rPr>
          <w:lang w:val="en-GB"/>
        </w:rPr>
        <w:t>randomForest</w:t>
      </w:r>
      <w:proofErr w:type="spellEnd"/>
      <w:r w:rsidRPr="00AC4A80">
        <w:rPr>
          <w:lang w:val="en-GB"/>
        </w:rPr>
        <w:t>(</w:t>
      </w:r>
      <w:proofErr w:type="spellStart"/>
      <w:r w:rsidRPr="00AC4A80">
        <w:rPr>
          <w:lang w:val="en-GB"/>
        </w:rPr>
        <w:t>default.payment.next.month</w:t>
      </w:r>
      <w:proofErr w:type="spellEnd"/>
      <w:r w:rsidRPr="00AC4A80">
        <w:rPr>
          <w:lang w:val="en-GB"/>
        </w:rPr>
        <w:t xml:space="preserve"> ~ . , data = train)</w:t>
      </w:r>
    </w:p>
    <w:p w14:paraId="70CF40DD" w14:textId="77777777" w:rsidR="00AC4A80" w:rsidRPr="00AC4A80" w:rsidRDefault="00AC4A80" w:rsidP="00AC4A80">
      <w:pPr>
        <w:rPr>
          <w:lang w:val="en-GB"/>
        </w:rPr>
      </w:pPr>
      <w:proofErr w:type="spellStart"/>
      <w:r w:rsidRPr="00AC4A80">
        <w:rPr>
          <w:lang w:val="en-GB"/>
        </w:rPr>
        <w:t>Default.rf</w:t>
      </w:r>
      <w:proofErr w:type="spellEnd"/>
    </w:p>
    <w:p w14:paraId="59F85AE4" w14:textId="77777777" w:rsidR="00AC4A80" w:rsidRPr="00AC4A80" w:rsidRDefault="00AC4A80" w:rsidP="00AC4A80">
      <w:pPr>
        <w:rPr>
          <w:lang w:val="en-GB"/>
        </w:rPr>
      </w:pPr>
    </w:p>
    <w:p w14:paraId="27C3B95E" w14:textId="77777777" w:rsidR="00AC4A80" w:rsidRPr="00AC4A80" w:rsidRDefault="00AC4A80" w:rsidP="00AC4A80">
      <w:pPr>
        <w:rPr>
          <w:lang w:val="en-GB"/>
        </w:rPr>
      </w:pPr>
      <w:r w:rsidRPr="00AC4A80">
        <w:rPr>
          <w:lang w:val="en-GB"/>
        </w:rPr>
        <w:t>#plot random forest</w:t>
      </w:r>
    </w:p>
    <w:p w14:paraId="1AAB0B24" w14:textId="77777777" w:rsidR="00AC4A80" w:rsidRPr="00AC4A80" w:rsidRDefault="00AC4A80" w:rsidP="00AC4A80">
      <w:pPr>
        <w:rPr>
          <w:lang w:val="en-GB"/>
        </w:rPr>
      </w:pPr>
      <w:r w:rsidRPr="00AC4A80">
        <w:rPr>
          <w:lang w:val="en-GB"/>
        </w:rPr>
        <w:t>plot(</w:t>
      </w:r>
      <w:proofErr w:type="spellStart"/>
      <w:r w:rsidRPr="00AC4A80">
        <w:rPr>
          <w:lang w:val="en-GB"/>
        </w:rPr>
        <w:t>Default.rf</w:t>
      </w:r>
      <w:proofErr w:type="spellEnd"/>
      <w:r w:rsidRPr="00AC4A80">
        <w:rPr>
          <w:lang w:val="en-GB"/>
        </w:rPr>
        <w:t>)</w:t>
      </w:r>
    </w:p>
    <w:p w14:paraId="2ED71C33" w14:textId="77777777" w:rsidR="00AC4A80" w:rsidRPr="00AC4A80" w:rsidRDefault="00AC4A80" w:rsidP="00AC4A80">
      <w:pPr>
        <w:rPr>
          <w:lang w:val="en-GB"/>
        </w:rPr>
      </w:pPr>
    </w:p>
    <w:p w14:paraId="0D61AC3E" w14:textId="77777777" w:rsidR="00AC4A80" w:rsidRPr="00AC4A80" w:rsidRDefault="00AC4A80" w:rsidP="00AC4A80">
      <w:pPr>
        <w:rPr>
          <w:lang w:val="en-GB"/>
        </w:rPr>
      </w:pPr>
      <w:r w:rsidRPr="00AC4A80">
        <w:rPr>
          <w:lang w:val="en-GB"/>
        </w:rPr>
        <w:t>#model evaluation</w:t>
      </w:r>
    </w:p>
    <w:p w14:paraId="77198696" w14:textId="77777777" w:rsidR="00AC4A80" w:rsidRPr="00AC4A80" w:rsidRDefault="00AC4A80" w:rsidP="00AC4A80">
      <w:pPr>
        <w:rPr>
          <w:lang w:val="en-GB"/>
        </w:rPr>
      </w:pPr>
      <w:r w:rsidRPr="00AC4A80">
        <w:rPr>
          <w:lang w:val="en-GB"/>
        </w:rPr>
        <w:t>pred&lt;-predict(</w:t>
      </w:r>
      <w:proofErr w:type="spellStart"/>
      <w:r w:rsidRPr="00AC4A80">
        <w:rPr>
          <w:lang w:val="en-GB"/>
        </w:rPr>
        <w:t>Default.rf</w:t>
      </w:r>
      <w:proofErr w:type="spellEnd"/>
      <w:r w:rsidRPr="00AC4A80">
        <w:rPr>
          <w:lang w:val="en-GB"/>
        </w:rPr>
        <w:t>, test)</w:t>
      </w:r>
    </w:p>
    <w:p w14:paraId="3FE25F35" w14:textId="294D0DF2" w:rsidR="000C55A7" w:rsidRDefault="00AC4A80" w:rsidP="00AC4A80">
      <w:pPr>
        <w:rPr>
          <w:lang w:val="en-GB"/>
        </w:rPr>
      </w:pPr>
      <w:proofErr w:type="spellStart"/>
      <w:r w:rsidRPr="00AC4A80">
        <w:rPr>
          <w:lang w:val="en-GB"/>
        </w:rPr>
        <w:t>confusionMatrix</w:t>
      </w:r>
      <w:proofErr w:type="spellEnd"/>
      <w:r w:rsidRPr="00AC4A80">
        <w:rPr>
          <w:lang w:val="en-GB"/>
        </w:rPr>
        <w:t xml:space="preserve">(data = pred, reference = </w:t>
      </w:r>
      <w:proofErr w:type="spellStart"/>
      <w:r w:rsidRPr="00AC4A80">
        <w:rPr>
          <w:lang w:val="en-GB"/>
        </w:rPr>
        <w:t>test$default.payment.next.month</w:t>
      </w:r>
      <w:proofErr w:type="spellEnd"/>
      <w:r w:rsidRPr="00AC4A80">
        <w:rPr>
          <w:lang w:val="en-GB"/>
        </w:rPr>
        <w:t>)</w:t>
      </w:r>
    </w:p>
    <w:p w14:paraId="07FB2D67" w14:textId="77777777" w:rsidR="00AC4A80" w:rsidRPr="00AC4A80" w:rsidRDefault="00AC4A80" w:rsidP="00AC4A80">
      <w:pPr>
        <w:rPr>
          <w:lang w:val="en-GB"/>
        </w:rPr>
      </w:pPr>
      <w:r w:rsidRPr="00AC4A80">
        <w:rPr>
          <w:lang w:val="en-GB"/>
        </w:rPr>
        <w:t>#load libraries</w:t>
      </w:r>
    </w:p>
    <w:p w14:paraId="4A096F4E" w14:textId="77777777" w:rsidR="00AC4A80" w:rsidRPr="00AC4A80" w:rsidRDefault="00AC4A80" w:rsidP="00AC4A80">
      <w:pPr>
        <w:rPr>
          <w:lang w:val="en-GB"/>
        </w:rPr>
      </w:pPr>
      <w:r w:rsidRPr="00AC4A80">
        <w:rPr>
          <w:lang w:val="en-GB"/>
        </w:rPr>
        <w:t>library(ggplot2)</w:t>
      </w:r>
    </w:p>
    <w:p w14:paraId="66FFE797" w14:textId="77777777" w:rsidR="00AC4A80" w:rsidRPr="00AC4A80" w:rsidRDefault="00AC4A80" w:rsidP="00AC4A80">
      <w:pPr>
        <w:rPr>
          <w:lang w:val="en-GB"/>
        </w:rPr>
      </w:pPr>
      <w:r w:rsidRPr="00AC4A80">
        <w:rPr>
          <w:lang w:val="en-GB"/>
        </w:rPr>
        <w:t>library(</w:t>
      </w:r>
      <w:proofErr w:type="spellStart"/>
      <w:r w:rsidRPr="00AC4A80">
        <w:rPr>
          <w:lang w:val="en-GB"/>
        </w:rPr>
        <w:t>rpart</w:t>
      </w:r>
      <w:proofErr w:type="spellEnd"/>
      <w:r w:rsidRPr="00AC4A80">
        <w:rPr>
          <w:lang w:val="en-GB"/>
        </w:rPr>
        <w:t>)</w:t>
      </w:r>
    </w:p>
    <w:p w14:paraId="0264670C" w14:textId="77777777" w:rsidR="00AC4A80" w:rsidRPr="00AC4A80" w:rsidRDefault="00AC4A80" w:rsidP="00AC4A80">
      <w:pPr>
        <w:rPr>
          <w:lang w:val="en-GB"/>
        </w:rPr>
      </w:pPr>
      <w:r w:rsidRPr="00AC4A80">
        <w:rPr>
          <w:lang w:val="en-GB"/>
        </w:rPr>
        <w:t>library(</w:t>
      </w:r>
      <w:proofErr w:type="spellStart"/>
      <w:r w:rsidRPr="00AC4A80">
        <w:rPr>
          <w:lang w:val="en-GB"/>
        </w:rPr>
        <w:t>rpart.plot</w:t>
      </w:r>
      <w:proofErr w:type="spellEnd"/>
      <w:r w:rsidRPr="00AC4A80">
        <w:rPr>
          <w:lang w:val="en-GB"/>
        </w:rPr>
        <w:t>)</w:t>
      </w:r>
    </w:p>
    <w:p w14:paraId="60D1ED02" w14:textId="77777777" w:rsidR="00AC4A80" w:rsidRPr="00AC4A80" w:rsidRDefault="00AC4A80" w:rsidP="00AC4A80">
      <w:pPr>
        <w:rPr>
          <w:lang w:val="en-GB"/>
        </w:rPr>
      </w:pPr>
      <w:r w:rsidRPr="00AC4A80">
        <w:rPr>
          <w:lang w:val="en-GB"/>
        </w:rPr>
        <w:t>library(caret)</w:t>
      </w:r>
    </w:p>
    <w:p w14:paraId="707E41AA" w14:textId="77777777" w:rsidR="00AC4A80" w:rsidRPr="00AC4A80" w:rsidRDefault="00AC4A80" w:rsidP="00AC4A80">
      <w:pPr>
        <w:rPr>
          <w:lang w:val="en-GB"/>
        </w:rPr>
      </w:pPr>
      <w:proofErr w:type="spellStart"/>
      <w:r w:rsidRPr="00AC4A80">
        <w:rPr>
          <w:lang w:val="en-GB"/>
        </w:rPr>
        <w:t>install.packages</w:t>
      </w:r>
      <w:proofErr w:type="spellEnd"/>
      <w:r w:rsidRPr="00AC4A80">
        <w:rPr>
          <w:lang w:val="en-GB"/>
        </w:rPr>
        <w:t>("ggplot2")</w:t>
      </w:r>
    </w:p>
    <w:p w14:paraId="36AA02BB" w14:textId="77777777" w:rsidR="00AC4A80" w:rsidRPr="00AC4A80" w:rsidRDefault="00AC4A80" w:rsidP="00AC4A80">
      <w:pPr>
        <w:rPr>
          <w:lang w:val="en-GB"/>
        </w:rPr>
      </w:pPr>
      <w:proofErr w:type="spellStart"/>
      <w:r w:rsidRPr="00AC4A80">
        <w:rPr>
          <w:lang w:val="en-GB"/>
        </w:rPr>
        <w:t>install.packages</w:t>
      </w:r>
      <w:proofErr w:type="spellEnd"/>
      <w:r w:rsidRPr="00AC4A80">
        <w:rPr>
          <w:lang w:val="en-GB"/>
        </w:rPr>
        <w:t>("</w:t>
      </w:r>
      <w:proofErr w:type="spellStart"/>
      <w:r w:rsidRPr="00AC4A80">
        <w:rPr>
          <w:lang w:val="en-GB"/>
        </w:rPr>
        <w:t>rpart</w:t>
      </w:r>
      <w:proofErr w:type="spellEnd"/>
      <w:r w:rsidRPr="00AC4A80">
        <w:rPr>
          <w:lang w:val="en-GB"/>
        </w:rPr>
        <w:t>")</w:t>
      </w:r>
    </w:p>
    <w:p w14:paraId="33379008" w14:textId="77777777" w:rsidR="00AC4A80" w:rsidRPr="00AC4A80" w:rsidRDefault="00AC4A80" w:rsidP="00AC4A80">
      <w:pPr>
        <w:rPr>
          <w:lang w:val="en-GB"/>
        </w:rPr>
      </w:pPr>
      <w:proofErr w:type="spellStart"/>
      <w:r w:rsidRPr="00AC4A80">
        <w:rPr>
          <w:lang w:val="en-GB"/>
        </w:rPr>
        <w:t>install.packages</w:t>
      </w:r>
      <w:proofErr w:type="spellEnd"/>
      <w:r w:rsidRPr="00AC4A80">
        <w:rPr>
          <w:lang w:val="en-GB"/>
        </w:rPr>
        <w:t>("</w:t>
      </w:r>
      <w:proofErr w:type="spellStart"/>
      <w:r w:rsidRPr="00AC4A80">
        <w:rPr>
          <w:lang w:val="en-GB"/>
        </w:rPr>
        <w:t>rpart.plot</w:t>
      </w:r>
      <w:proofErr w:type="spellEnd"/>
      <w:r w:rsidRPr="00AC4A80">
        <w:rPr>
          <w:lang w:val="en-GB"/>
        </w:rPr>
        <w:t>")</w:t>
      </w:r>
    </w:p>
    <w:p w14:paraId="759D6369" w14:textId="77777777" w:rsidR="00AC4A80" w:rsidRPr="00AC4A80" w:rsidRDefault="00AC4A80" w:rsidP="00AC4A80">
      <w:pPr>
        <w:rPr>
          <w:lang w:val="en-GB"/>
        </w:rPr>
      </w:pPr>
      <w:proofErr w:type="spellStart"/>
      <w:r w:rsidRPr="00AC4A80">
        <w:rPr>
          <w:lang w:val="en-GB"/>
        </w:rPr>
        <w:t>install.packages</w:t>
      </w:r>
      <w:proofErr w:type="spellEnd"/>
      <w:r w:rsidRPr="00AC4A80">
        <w:rPr>
          <w:lang w:val="en-GB"/>
        </w:rPr>
        <w:t>("caret")</w:t>
      </w:r>
    </w:p>
    <w:p w14:paraId="31FBB18D" w14:textId="77777777" w:rsidR="00AC4A80" w:rsidRPr="00AC4A80" w:rsidRDefault="00AC4A80" w:rsidP="00AC4A80">
      <w:pPr>
        <w:rPr>
          <w:lang w:val="en-GB"/>
        </w:rPr>
      </w:pPr>
    </w:p>
    <w:p w14:paraId="1FD7322F" w14:textId="77777777" w:rsidR="00AC4A80" w:rsidRPr="00AC4A80" w:rsidRDefault="00AC4A80" w:rsidP="00AC4A80">
      <w:pPr>
        <w:rPr>
          <w:lang w:val="en-GB"/>
        </w:rPr>
      </w:pPr>
      <w:r w:rsidRPr="00AC4A80">
        <w:rPr>
          <w:lang w:val="en-GB"/>
        </w:rPr>
        <w:t>#load data set</w:t>
      </w:r>
    </w:p>
    <w:p w14:paraId="1DAD0540" w14:textId="77777777" w:rsidR="00AC4A80" w:rsidRPr="00AC4A80" w:rsidRDefault="00AC4A80" w:rsidP="00AC4A80">
      <w:pPr>
        <w:rPr>
          <w:lang w:val="en-GB"/>
        </w:rPr>
      </w:pPr>
      <w:proofErr w:type="spellStart"/>
      <w:r w:rsidRPr="00AC4A80">
        <w:rPr>
          <w:lang w:val="en-GB"/>
        </w:rPr>
        <w:t>Account_data</w:t>
      </w:r>
      <w:proofErr w:type="spellEnd"/>
      <w:r w:rsidRPr="00AC4A80">
        <w:rPr>
          <w:lang w:val="en-GB"/>
        </w:rPr>
        <w:t>&lt;-read.csv(file="Default of credit card clients cleaned.csv", header=T)</w:t>
      </w:r>
    </w:p>
    <w:p w14:paraId="11AF295E" w14:textId="77777777" w:rsidR="00AC4A80" w:rsidRPr="00AC4A80" w:rsidRDefault="00AC4A80" w:rsidP="00AC4A80">
      <w:pPr>
        <w:rPr>
          <w:lang w:val="en-GB"/>
        </w:rPr>
      </w:pPr>
      <w:r w:rsidRPr="00AC4A80">
        <w:rPr>
          <w:lang w:val="en-GB"/>
        </w:rPr>
        <w:t>str(</w:t>
      </w:r>
      <w:proofErr w:type="spellStart"/>
      <w:r w:rsidRPr="00AC4A80">
        <w:rPr>
          <w:lang w:val="en-GB"/>
        </w:rPr>
        <w:t>Account_data</w:t>
      </w:r>
      <w:proofErr w:type="spellEnd"/>
      <w:r w:rsidRPr="00AC4A80">
        <w:rPr>
          <w:lang w:val="en-GB"/>
        </w:rPr>
        <w:t>)</w:t>
      </w:r>
    </w:p>
    <w:p w14:paraId="07D2A8B5" w14:textId="77777777" w:rsidR="00AC4A80" w:rsidRPr="00AC4A80" w:rsidRDefault="00AC4A80" w:rsidP="00AC4A80">
      <w:pPr>
        <w:rPr>
          <w:lang w:val="en-GB"/>
        </w:rPr>
      </w:pPr>
      <w:r w:rsidRPr="00AC4A80">
        <w:rPr>
          <w:lang w:val="en-GB"/>
        </w:rPr>
        <w:t>summary(</w:t>
      </w:r>
      <w:proofErr w:type="spellStart"/>
      <w:r w:rsidRPr="00AC4A80">
        <w:rPr>
          <w:lang w:val="en-GB"/>
        </w:rPr>
        <w:t>Account_data</w:t>
      </w:r>
      <w:proofErr w:type="spellEnd"/>
      <w:r w:rsidRPr="00AC4A80">
        <w:rPr>
          <w:lang w:val="en-GB"/>
        </w:rPr>
        <w:t>)</w:t>
      </w:r>
    </w:p>
    <w:p w14:paraId="379EEC04" w14:textId="77777777" w:rsidR="00AC4A80" w:rsidRPr="00AC4A80" w:rsidRDefault="00AC4A80" w:rsidP="00AC4A80">
      <w:pPr>
        <w:rPr>
          <w:lang w:val="en-GB"/>
        </w:rPr>
      </w:pPr>
    </w:p>
    <w:p w14:paraId="66D11B22" w14:textId="77777777" w:rsidR="00AC4A80" w:rsidRPr="00AC4A80" w:rsidRDefault="00AC4A80" w:rsidP="00AC4A80">
      <w:pPr>
        <w:rPr>
          <w:lang w:val="en-GB"/>
        </w:rPr>
      </w:pPr>
      <w:r w:rsidRPr="00AC4A80">
        <w:rPr>
          <w:lang w:val="en-GB"/>
        </w:rPr>
        <w:t>#splitting data for training</w:t>
      </w:r>
    </w:p>
    <w:p w14:paraId="7F0AE4B4" w14:textId="77777777" w:rsidR="00AC4A80" w:rsidRPr="00AC4A80" w:rsidRDefault="00AC4A80" w:rsidP="00AC4A80">
      <w:pPr>
        <w:rPr>
          <w:lang w:val="en-GB"/>
        </w:rPr>
      </w:pPr>
      <w:r w:rsidRPr="00AC4A80">
        <w:rPr>
          <w:lang w:val="en-GB"/>
        </w:rPr>
        <w:t>indexes&lt;-sample(1:nrow(</w:t>
      </w:r>
      <w:proofErr w:type="spellStart"/>
      <w:r w:rsidRPr="00AC4A80">
        <w:rPr>
          <w:lang w:val="en-GB"/>
        </w:rPr>
        <w:t>Account_data</w:t>
      </w:r>
      <w:proofErr w:type="spellEnd"/>
      <w:r w:rsidRPr="00AC4A80">
        <w:rPr>
          <w:lang w:val="en-GB"/>
        </w:rPr>
        <w:t>), 4/5*</w:t>
      </w:r>
      <w:proofErr w:type="spellStart"/>
      <w:r w:rsidRPr="00AC4A80">
        <w:rPr>
          <w:lang w:val="en-GB"/>
        </w:rPr>
        <w:t>nrow</w:t>
      </w:r>
      <w:proofErr w:type="spellEnd"/>
      <w:r w:rsidRPr="00AC4A80">
        <w:rPr>
          <w:lang w:val="en-GB"/>
        </w:rPr>
        <w:t>(</w:t>
      </w:r>
      <w:proofErr w:type="spellStart"/>
      <w:r w:rsidRPr="00AC4A80">
        <w:rPr>
          <w:lang w:val="en-GB"/>
        </w:rPr>
        <w:t>Account_data</w:t>
      </w:r>
      <w:proofErr w:type="spellEnd"/>
      <w:r w:rsidRPr="00AC4A80">
        <w:rPr>
          <w:lang w:val="en-GB"/>
        </w:rPr>
        <w:t>))</w:t>
      </w:r>
    </w:p>
    <w:p w14:paraId="5FF4C92C" w14:textId="77777777" w:rsidR="00AC4A80" w:rsidRPr="00AC4A80" w:rsidRDefault="00AC4A80" w:rsidP="00AC4A80">
      <w:pPr>
        <w:rPr>
          <w:lang w:val="en-GB"/>
        </w:rPr>
      </w:pPr>
      <w:r w:rsidRPr="00AC4A80">
        <w:rPr>
          <w:lang w:val="en-GB"/>
        </w:rPr>
        <w:t>train&lt;-</w:t>
      </w:r>
      <w:proofErr w:type="spellStart"/>
      <w:r w:rsidRPr="00AC4A80">
        <w:rPr>
          <w:lang w:val="en-GB"/>
        </w:rPr>
        <w:t>Account_data</w:t>
      </w:r>
      <w:proofErr w:type="spellEnd"/>
      <w:r w:rsidRPr="00AC4A80">
        <w:rPr>
          <w:lang w:val="en-GB"/>
        </w:rPr>
        <w:t>[indexes,] #80%</w:t>
      </w:r>
    </w:p>
    <w:p w14:paraId="4CD67985" w14:textId="77777777" w:rsidR="00AC4A80" w:rsidRPr="00AC4A80" w:rsidRDefault="00AC4A80" w:rsidP="00AC4A80">
      <w:pPr>
        <w:rPr>
          <w:lang w:val="en-GB"/>
        </w:rPr>
      </w:pPr>
      <w:r w:rsidRPr="00AC4A80">
        <w:rPr>
          <w:lang w:val="en-GB"/>
        </w:rPr>
        <w:t>test&lt;-</w:t>
      </w:r>
      <w:proofErr w:type="spellStart"/>
      <w:r w:rsidRPr="00AC4A80">
        <w:rPr>
          <w:lang w:val="en-GB"/>
        </w:rPr>
        <w:t>Account_data</w:t>
      </w:r>
      <w:proofErr w:type="spellEnd"/>
      <w:r w:rsidRPr="00AC4A80">
        <w:rPr>
          <w:lang w:val="en-GB"/>
        </w:rPr>
        <w:t>[-indexes,] #last 20%</w:t>
      </w:r>
    </w:p>
    <w:p w14:paraId="5B00C9AB" w14:textId="77777777" w:rsidR="00AC4A80" w:rsidRPr="00AC4A80" w:rsidRDefault="00AC4A80" w:rsidP="00AC4A80">
      <w:pPr>
        <w:rPr>
          <w:lang w:val="en-GB"/>
        </w:rPr>
      </w:pPr>
    </w:p>
    <w:p w14:paraId="4845839B" w14:textId="77777777" w:rsidR="00AC4A80" w:rsidRPr="00AC4A80" w:rsidRDefault="00AC4A80" w:rsidP="00AC4A80">
      <w:pPr>
        <w:rPr>
          <w:lang w:val="en-GB"/>
        </w:rPr>
      </w:pPr>
      <w:r w:rsidRPr="00AC4A80">
        <w:rPr>
          <w:lang w:val="en-GB"/>
        </w:rPr>
        <w:t>#code used to make sure variables are the same factor levels being binary 1 &amp; 0</w:t>
      </w:r>
    </w:p>
    <w:p w14:paraId="2DD6AD06" w14:textId="77777777" w:rsidR="00AC4A80" w:rsidRPr="00AC4A80" w:rsidRDefault="00AC4A80" w:rsidP="00AC4A80">
      <w:pPr>
        <w:rPr>
          <w:lang w:val="en-GB"/>
        </w:rPr>
      </w:pPr>
      <w:proofErr w:type="spellStart"/>
      <w:r w:rsidRPr="00AC4A80">
        <w:rPr>
          <w:lang w:val="en-GB"/>
        </w:rPr>
        <w:t>train$default.payment.next.month</w:t>
      </w:r>
      <w:proofErr w:type="spellEnd"/>
      <w:r w:rsidRPr="00AC4A80">
        <w:rPr>
          <w:lang w:val="en-GB"/>
        </w:rPr>
        <w:t xml:space="preserve"> &lt;- factor(</w:t>
      </w:r>
      <w:proofErr w:type="spellStart"/>
      <w:r w:rsidRPr="00AC4A80">
        <w:rPr>
          <w:lang w:val="en-GB"/>
        </w:rPr>
        <w:t>train$default.payment.next.month</w:t>
      </w:r>
      <w:proofErr w:type="spellEnd"/>
      <w:r w:rsidRPr="00AC4A80">
        <w:rPr>
          <w:lang w:val="en-GB"/>
        </w:rPr>
        <w:t>, levels = c(</w:t>
      </w:r>
    </w:p>
    <w:p w14:paraId="1FB87F3F" w14:textId="77777777" w:rsidR="00AC4A80" w:rsidRPr="00AC4A80" w:rsidRDefault="00AC4A80" w:rsidP="00AC4A80">
      <w:pPr>
        <w:rPr>
          <w:lang w:val="en-GB"/>
        </w:rPr>
      </w:pPr>
      <w:r w:rsidRPr="00AC4A80">
        <w:rPr>
          <w:lang w:val="en-GB"/>
        </w:rPr>
        <w:t xml:space="preserve">  "0", "1"))</w:t>
      </w:r>
    </w:p>
    <w:p w14:paraId="03F652FB" w14:textId="77777777" w:rsidR="00AC4A80" w:rsidRPr="00AC4A80" w:rsidRDefault="00AC4A80" w:rsidP="00AC4A80">
      <w:pPr>
        <w:rPr>
          <w:lang w:val="en-GB"/>
        </w:rPr>
      </w:pPr>
      <w:proofErr w:type="spellStart"/>
      <w:r w:rsidRPr="00AC4A80">
        <w:rPr>
          <w:lang w:val="en-GB"/>
        </w:rPr>
        <w:t>test$default.payment.next.month</w:t>
      </w:r>
      <w:proofErr w:type="spellEnd"/>
      <w:r w:rsidRPr="00AC4A80">
        <w:rPr>
          <w:lang w:val="en-GB"/>
        </w:rPr>
        <w:t xml:space="preserve"> &lt;- factor(</w:t>
      </w:r>
      <w:proofErr w:type="spellStart"/>
      <w:r w:rsidRPr="00AC4A80">
        <w:rPr>
          <w:lang w:val="en-GB"/>
        </w:rPr>
        <w:t>test$default.payment.next.month</w:t>
      </w:r>
      <w:proofErr w:type="spellEnd"/>
      <w:r w:rsidRPr="00AC4A80">
        <w:rPr>
          <w:lang w:val="en-GB"/>
        </w:rPr>
        <w:t>, levels = c(</w:t>
      </w:r>
    </w:p>
    <w:p w14:paraId="1BDA186A" w14:textId="77777777" w:rsidR="00AC4A80" w:rsidRPr="00AC4A80" w:rsidRDefault="00AC4A80" w:rsidP="00AC4A80">
      <w:pPr>
        <w:rPr>
          <w:lang w:val="en-GB"/>
        </w:rPr>
      </w:pPr>
      <w:r w:rsidRPr="00AC4A80">
        <w:rPr>
          <w:lang w:val="en-GB"/>
        </w:rPr>
        <w:t xml:space="preserve">  "0", "1"))</w:t>
      </w:r>
    </w:p>
    <w:p w14:paraId="18E75AF3" w14:textId="77777777" w:rsidR="00AC4A80" w:rsidRPr="00AC4A80" w:rsidRDefault="00AC4A80" w:rsidP="00AC4A80">
      <w:pPr>
        <w:rPr>
          <w:lang w:val="en-GB"/>
        </w:rPr>
      </w:pPr>
    </w:p>
    <w:p w14:paraId="7E98D7D8" w14:textId="77777777" w:rsidR="00AC4A80" w:rsidRPr="00AC4A80" w:rsidRDefault="00AC4A80" w:rsidP="00AC4A80">
      <w:pPr>
        <w:rPr>
          <w:lang w:val="en-GB"/>
        </w:rPr>
      </w:pPr>
      <w:r w:rsidRPr="00AC4A80">
        <w:rPr>
          <w:lang w:val="en-GB"/>
        </w:rPr>
        <w:t>#model development</w:t>
      </w:r>
    </w:p>
    <w:p w14:paraId="489D62D1" w14:textId="77777777" w:rsidR="00AC4A80" w:rsidRPr="00AC4A80" w:rsidRDefault="00AC4A80" w:rsidP="00AC4A80">
      <w:pPr>
        <w:rPr>
          <w:lang w:val="en-GB"/>
        </w:rPr>
      </w:pPr>
      <w:proofErr w:type="spellStart"/>
      <w:r w:rsidRPr="00AC4A80">
        <w:rPr>
          <w:lang w:val="en-GB"/>
        </w:rPr>
        <w:t>cart_fit</w:t>
      </w:r>
      <w:proofErr w:type="spellEnd"/>
      <w:r w:rsidRPr="00AC4A80">
        <w:rPr>
          <w:lang w:val="en-GB"/>
        </w:rPr>
        <w:t>&lt;-</w:t>
      </w:r>
      <w:proofErr w:type="spellStart"/>
      <w:r w:rsidRPr="00AC4A80">
        <w:rPr>
          <w:lang w:val="en-GB"/>
        </w:rPr>
        <w:t>rpart</w:t>
      </w:r>
      <w:proofErr w:type="spellEnd"/>
      <w:r w:rsidRPr="00AC4A80">
        <w:rPr>
          <w:lang w:val="en-GB"/>
        </w:rPr>
        <w:t>(</w:t>
      </w:r>
      <w:proofErr w:type="spellStart"/>
      <w:r w:rsidRPr="00AC4A80">
        <w:rPr>
          <w:lang w:val="en-GB"/>
        </w:rPr>
        <w:t>default.payment.next.month</w:t>
      </w:r>
      <w:proofErr w:type="spellEnd"/>
      <w:r w:rsidRPr="00AC4A80">
        <w:rPr>
          <w:lang w:val="en-GB"/>
        </w:rPr>
        <w:t xml:space="preserve"> ~ ., data = train, method = "class")</w:t>
      </w:r>
    </w:p>
    <w:p w14:paraId="58E4D4C0" w14:textId="77777777" w:rsidR="00AC4A80" w:rsidRPr="00AC4A80" w:rsidRDefault="00AC4A80" w:rsidP="00AC4A80">
      <w:pPr>
        <w:rPr>
          <w:lang w:val="en-GB"/>
        </w:rPr>
      </w:pPr>
      <w:r w:rsidRPr="00AC4A80">
        <w:rPr>
          <w:lang w:val="en-GB"/>
        </w:rPr>
        <w:t>summary(</w:t>
      </w:r>
      <w:proofErr w:type="spellStart"/>
      <w:r w:rsidRPr="00AC4A80">
        <w:rPr>
          <w:lang w:val="en-GB"/>
        </w:rPr>
        <w:t>cart_fit</w:t>
      </w:r>
      <w:proofErr w:type="spellEnd"/>
      <w:r w:rsidRPr="00AC4A80">
        <w:rPr>
          <w:lang w:val="en-GB"/>
        </w:rPr>
        <w:t>)</w:t>
      </w:r>
    </w:p>
    <w:p w14:paraId="5DC2A802" w14:textId="77777777" w:rsidR="00AC4A80" w:rsidRPr="00AC4A80" w:rsidRDefault="00AC4A80" w:rsidP="00AC4A80">
      <w:pPr>
        <w:rPr>
          <w:lang w:val="en-GB"/>
        </w:rPr>
      </w:pPr>
    </w:p>
    <w:p w14:paraId="0FB441E6" w14:textId="77777777" w:rsidR="00AC4A80" w:rsidRPr="00AC4A80" w:rsidRDefault="00AC4A80" w:rsidP="00AC4A80">
      <w:pPr>
        <w:rPr>
          <w:lang w:val="en-GB"/>
        </w:rPr>
      </w:pPr>
      <w:r w:rsidRPr="00AC4A80">
        <w:rPr>
          <w:lang w:val="en-GB"/>
        </w:rPr>
        <w:t>#plot a decision tree</w:t>
      </w:r>
    </w:p>
    <w:p w14:paraId="1150E0FC" w14:textId="77777777" w:rsidR="00AC4A80" w:rsidRPr="00AC4A80" w:rsidRDefault="00AC4A80" w:rsidP="00AC4A80">
      <w:pPr>
        <w:rPr>
          <w:lang w:val="en-GB"/>
        </w:rPr>
      </w:pPr>
      <w:proofErr w:type="spellStart"/>
      <w:r w:rsidRPr="00AC4A80">
        <w:rPr>
          <w:lang w:val="en-GB"/>
        </w:rPr>
        <w:t>rpart.plot</w:t>
      </w:r>
      <w:proofErr w:type="spellEnd"/>
      <w:r w:rsidRPr="00AC4A80">
        <w:rPr>
          <w:lang w:val="en-GB"/>
        </w:rPr>
        <w:t>(</w:t>
      </w:r>
      <w:proofErr w:type="spellStart"/>
      <w:r w:rsidRPr="00AC4A80">
        <w:rPr>
          <w:lang w:val="en-GB"/>
        </w:rPr>
        <w:t>cart_fit</w:t>
      </w:r>
      <w:proofErr w:type="spellEnd"/>
      <w:r w:rsidRPr="00AC4A80">
        <w:rPr>
          <w:lang w:val="en-GB"/>
        </w:rPr>
        <w:t>)</w:t>
      </w:r>
    </w:p>
    <w:p w14:paraId="66D3E183" w14:textId="77777777" w:rsidR="00AC4A80" w:rsidRPr="00AC4A80" w:rsidRDefault="00AC4A80" w:rsidP="00AC4A80">
      <w:pPr>
        <w:rPr>
          <w:lang w:val="en-GB"/>
        </w:rPr>
      </w:pPr>
    </w:p>
    <w:p w14:paraId="697F40BE" w14:textId="77777777" w:rsidR="00AC4A80" w:rsidRPr="00AC4A80" w:rsidRDefault="00AC4A80" w:rsidP="00AC4A80">
      <w:pPr>
        <w:rPr>
          <w:lang w:val="en-GB"/>
        </w:rPr>
      </w:pPr>
      <w:r w:rsidRPr="00AC4A80">
        <w:rPr>
          <w:lang w:val="en-GB"/>
        </w:rPr>
        <w:t>#model evaluation</w:t>
      </w:r>
    </w:p>
    <w:p w14:paraId="51E3B747" w14:textId="77777777" w:rsidR="00AC4A80" w:rsidRPr="00AC4A80" w:rsidRDefault="00AC4A80" w:rsidP="00AC4A80">
      <w:pPr>
        <w:rPr>
          <w:lang w:val="en-GB"/>
        </w:rPr>
      </w:pPr>
      <w:proofErr w:type="spellStart"/>
      <w:r w:rsidRPr="00AC4A80">
        <w:rPr>
          <w:lang w:val="en-GB"/>
        </w:rPr>
        <w:t>Account_pred</w:t>
      </w:r>
      <w:proofErr w:type="spellEnd"/>
      <w:r w:rsidRPr="00AC4A80">
        <w:rPr>
          <w:lang w:val="en-GB"/>
        </w:rPr>
        <w:t xml:space="preserve"> &lt;- predict(</w:t>
      </w:r>
      <w:proofErr w:type="spellStart"/>
      <w:r w:rsidRPr="00AC4A80">
        <w:rPr>
          <w:lang w:val="en-GB"/>
        </w:rPr>
        <w:t>cart_fit,test,type</w:t>
      </w:r>
      <w:proofErr w:type="spellEnd"/>
      <w:r w:rsidRPr="00AC4A80">
        <w:rPr>
          <w:lang w:val="en-GB"/>
        </w:rPr>
        <w:t xml:space="preserve"> = "class")</w:t>
      </w:r>
    </w:p>
    <w:p w14:paraId="791968B5" w14:textId="27FAFB1B" w:rsidR="00AC4A80" w:rsidRPr="00912F88" w:rsidRDefault="00AC4A80" w:rsidP="00AC4A80">
      <w:pPr>
        <w:rPr>
          <w:lang w:val="en-GB"/>
        </w:rPr>
      </w:pPr>
      <w:proofErr w:type="spellStart"/>
      <w:r w:rsidRPr="00AC4A80">
        <w:rPr>
          <w:lang w:val="en-GB"/>
        </w:rPr>
        <w:t>confusionMatrix</w:t>
      </w:r>
      <w:proofErr w:type="spellEnd"/>
      <w:r w:rsidRPr="00AC4A80">
        <w:rPr>
          <w:lang w:val="en-GB"/>
        </w:rPr>
        <w:t xml:space="preserve">(data = </w:t>
      </w:r>
      <w:proofErr w:type="spellStart"/>
      <w:r w:rsidRPr="00AC4A80">
        <w:rPr>
          <w:lang w:val="en-GB"/>
        </w:rPr>
        <w:t>Account_pred</w:t>
      </w:r>
      <w:proofErr w:type="spellEnd"/>
      <w:r w:rsidRPr="00AC4A80">
        <w:rPr>
          <w:lang w:val="en-GB"/>
        </w:rPr>
        <w:t xml:space="preserve">, reference = </w:t>
      </w:r>
      <w:proofErr w:type="spellStart"/>
      <w:r w:rsidRPr="00AC4A80">
        <w:rPr>
          <w:lang w:val="en-GB"/>
        </w:rPr>
        <w:t>test$default.payment.next.month</w:t>
      </w:r>
      <w:proofErr w:type="spellEnd"/>
      <w:r w:rsidRPr="00AC4A80">
        <w:rPr>
          <w:lang w:val="en-GB"/>
        </w:rPr>
        <w:t>)</w:t>
      </w:r>
    </w:p>
    <w:p w14:paraId="209B2892" w14:textId="77777777" w:rsidR="00F0407B" w:rsidRPr="00F07A73" w:rsidRDefault="00F0407B" w:rsidP="5EC65EC0">
      <w:pPr>
        <w:rPr>
          <w:rStyle w:val="Hyperlink"/>
          <w:color w:val="auto"/>
          <w:u w:val="none"/>
          <w:lang w:val="en-GB"/>
        </w:rPr>
      </w:pPr>
    </w:p>
    <w:sectPr w:rsidR="00F0407B" w:rsidRPr="00F07A7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C40270B"/>
    <w:multiLevelType w:val="hybridMultilevel"/>
    <w:tmpl w:val="64E04E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14D6CB5"/>
    <w:multiLevelType w:val="hybridMultilevel"/>
    <w:tmpl w:val="3ED28B9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20AA3128"/>
    <w:multiLevelType w:val="hybridMultilevel"/>
    <w:tmpl w:val="FA2AE234"/>
    <w:lvl w:ilvl="0" w:tplc="93AA7A9A">
      <w:start w:val="1"/>
      <w:numFmt w:val="upperLetter"/>
      <w:lvlText w:val="%1)"/>
      <w:lvlJc w:val="left"/>
      <w:pPr>
        <w:ind w:left="720" w:hanging="360"/>
      </w:pPr>
    </w:lvl>
    <w:lvl w:ilvl="1" w:tplc="CD943A2E">
      <w:start w:val="1"/>
      <w:numFmt w:val="lowerLetter"/>
      <w:lvlText w:val="%2."/>
      <w:lvlJc w:val="left"/>
      <w:pPr>
        <w:ind w:left="1440" w:hanging="360"/>
      </w:pPr>
    </w:lvl>
    <w:lvl w:ilvl="2" w:tplc="6C5C9360">
      <w:start w:val="1"/>
      <w:numFmt w:val="lowerRoman"/>
      <w:lvlText w:val="%3."/>
      <w:lvlJc w:val="right"/>
      <w:pPr>
        <w:ind w:left="2160" w:hanging="180"/>
      </w:pPr>
    </w:lvl>
    <w:lvl w:ilvl="3" w:tplc="6112548A">
      <w:start w:val="1"/>
      <w:numFmt w:val="decimal"/>
      <w:lvlText w:val="%4."/>
      <w:lvlJc w:val="left"/>
      <w:pPr>
        <w:ind w:left="2880" w:hanging="360"/>
      </w:pPr>
    </w:lvl>
    <w:lvl w:ilvl="4" w:tplc="8F960972">
      <w:start w:val="1"/>
      <w:numFmt w:val="lowerLetter"/>
      <w:lvlText w:val="%5."/>
      <w:lvlJc w:val="left"/>
      <w:pPr>
        <w:ind w:left="3600" w:hanging="360"/>
      </w:pPr>
    </w:lvl>
    <w:lvl w:ilvl="5" w:tplc="D25A3C8A">
      <w:start w:val="1"/>
      <w:numFmt w:val="lowerRoman"/>
      <w:lvlText w:val="%6."/>
      <w:lvlJc w:val="right"/>
      <w:pPr>
        <w:ind w:left="4320" w:hanging="180"/>
      </w:pPr>
    </w:lvl>
    <w:lvl w:ilvl="6" w:tplc="CA6C0AB0">
      <w:start w:val="1"/>
      <w:numFmt w:val="decimal"/>
      <w:lvlText w:val="%7."/>
      <w:lvlJc w:val="left"/>
      <w:pPr>
        <w:ind w:left="5040" w:hanging="360"/>
      </w:pPr>
    </w:lvl>
    <w:lvl w:ilvl="7" w:tplc="5984A3EA">
      <w:start w:val="1"/>
      <w:numFmt w:val="lowerLetter"/>
      <w:lvlText w:val="%8."/>
      <w:lvlJc w:val="left"/>
      <w:pPr>
        <w:ind w:left="5760" w:hanging="360"/>
      </w:pPr>
    </w:lvl>
    <w:lvl w:ilvl="8" w:tplc="F364F9C4">
      <w:start w:val="1"/>
      <w:numFmt w:val="lowerRoman"/>
      <w:lvlText w:val="%9."/>
      <w:lvlJc w:val="right"/>
      <w:pPr>
        <w:ind w:left="6480" w:hanging="180"/>
      </w:pPr>
    </w:lvl>
  </w:abstractNum>
  <w:abstractNum w:abstractNumId="3" w15:restartNumberingAfterBreak="0">
    <w:nsid w:val="3E25C1A4"/>
    <w:multiLevelType w:val="hybridMultilevel"/>
    <w:tmpl w:val="4E4AE1D2"/>
    <w:lvl w:ilvl="0" w:tplc="C0F863E2">
      <w:start w:val="1"/>
      <w:numFmt w:val="bullet"/>
      <w:lvlText w:val=""/>
      <w:lvlJc w:val="left"/>
      <w:pPr>
        <w:ind w:left="720" w:hanging="360"/>
      </w:pPr>
      <w:rPr>
        <w:rFonts w:ascii="Symbol" w:hAnsi="Symbol" w:hint="default"/>
      </w:rPr>
    </w:lvl>
    <w:lvl w:ilvl="1" w:tplc="5AD050EC">
      <w:start w:val="1"/>
      <w:numFmt w:val="bullet"/>
      <w:lvlText w:val="o"/>
      <w:lvlJc w:val="left"/>
      <w:pPr>
        <w:ind w:left="1440" w:hanging="360"/>
      </w:pPr>
      <w:rPr>
        <w:rFonts w:ascii="Courier New" w:hAnsi="Courier New" w:hint="default"/>
      </w:rPr>
    </w:lvl>
    <w:lvl w:ilvl="2" w:tplc="EE0E1E7A">
      <w:start w:val="1"/>
      <w:numFmt w:val="bullet"/>
      <w:lvlText w:val=""/>
      <w:lvlJc w:val="left"/>
      <w:pPr>
        <w:ind w:left="2160" w:hanging="360"/>
      </w:pPr>
      <w:rPr>
        <w:rFonts w:ascii="Wingdings" w:hAnsi="Wingdings" w:hint="default"/>
      </w:rPr>
    </w:lvl>
    <w:lvl w:ilvl="3" w:tplc="B2F4B950">
      <w:start w:val="1"/>
      <w:numFmt w:val="bullet"/>
      <w:lvlText w:val=""/>
      <w:lvlJc w:val="left"/>
      <w:pPr>
        <w:ind w:left="2880" w:hanging="360"/>
      </w:pPr>
      <w:rPr>
        <w:rFonts w:ascii="Symbol" w:hAnsi="Symbol" w:hint="default"/>
      </w:rPr>
    </w:lvl>
    <w:lvl w:ilvl="4" w:tplc="CA00F940">
      <w:start w:val="1"/>
      <w:numFmt w:val="bullet"/>
      <w:lvlText w:val="o"/>
      <w:lvlJc w:val="left"/>
      <w:pPr>
        <w:ind w:left="3600" w:hanging="360"/>
      </w:pPr>
      <w:rPr>
        <w:rFonts w:ascii="Courier New" w:hAnsi="Courier New" w:hint="default"/>
      </w:rPr>
    </w:lvl>
    <w:lvl w:ilvl="5" w:tplc="B8566AB2">
      <w:start w:val="1"/>
      <w:numFmt w:val="bullet"/>
      <w:lvlText w:val=""/>
      <w:lvlJc w:val="left"/>
      <w:pPr>
        <w:ind w:left="4320" w:hanging="360"/>
      </w:pPr>
      <w:rPr>
        <w:rFonts w:ascii="Wingdings" w:hAnsi="Wingdings" w:hint="default"/>
      </w:rPr>
    </w:lvl>
    <w:lvl w:ilvl="6" w:tplc="D0502786">
      <w:start w:val="1"/>
      <w:numFmt w:val="bullet"/>
      <w:lvlText w:val=""/>
      <w:lvlJc w:val="left"/>
      <w:pPr>
        <w:ind w:left="5040" w:hanging="360"/>
      </w:pPr>
      <w:rPr>
        <w:rFonts w:ascii="Symbol" w:hAnsi="Symbol" w:hint="default"/>
      </w:rPr>
    </w:lvl>
    <w:lvl w:ilvl="7" w:tplc="BD04F52C">
      <w:start w:val="1"/>
      <w:numFmt w:val="bullet"/>
      <w:lvlText w:val="o"/>
      <w:lvlJc w:val="left"/>
      <w:pPr>
        <w:ind w:left="5760" w:hanging="360"/>
      </w:pPr>
      <w:rPr>
        <w:rFonts w:ascii="Courier New" w:hAnsi="Courier New" w:hint="default"/>
      </w:rPr>
    </w:lvl>
    <w:lvl w:ilvl="8" w:tplc="46B2A2EA">
      <w:start w:val="1"/>
      <w:numFmt w:val="bullet"/>
      <w:lvlText w:val=""/>
      <w:lvlJc w:val="left"/>
      <w:pPr>
        <w:ind w:left="6480" w:hanging="360"/>
      </w:pPr>
      <w:rPr>
        <w:rFonts w:ascii="Wingdings" w:hAnsi="Wingdings" w:hint="default"/>
      </w:rPr>
    </w:lvl>
  </w:abstractNum>
  <w:abstractNum w:abstractNumId="4" w15:restartNumberingAfterBreak="0">
    <w:nsid w:val="42C5442E"/>
    <w:multiLevelType w:val="hybridMultilevel"/>
    <w:tmpl w:val="AF0AA20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6A5D50A1"/>
    <w:multiLevelType w:val="hybridMultilevel"/>
    <w:tmpl w:val="E5C6650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780115AE"/>
    <w:multiLevelType w:val="hybridMultilevel"/>
    <w:tmpl w:val="DF4281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877936640">
    <w:abstractNumId w:val="3"/>
  </w:num>
  <w:num w:numId="2" w16cid:durableId="897472236">
    <w:abstractNumId w:val="2"/>
  </w:num>
  <w:num w:numId="3" w16cid:durableId="2096785171">
    <w:abstractNumId w:val="1"/>
  </w:num>
  <w:num w:numId="4" w16cid:durableId="1361587958">
    <w:abstractNumId w:val="4"/>
  </w:num>
  <w:num w:numId="5" w16cid:durableId="1998993821">
    <w:abstractNumId w:val="5"/>
  </w:num>
  <w:num w:numId="6" w16cid:durableId="1589388803">
    <w:abstractNumId w:val="6"/>
  </w:num>
  <w:num w:numId="7" w16cid:durableId="5053984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5A9E35A6"/>
    <w:rsid w:val="000241B7"/>
    <w:rsid w:val="00026AE4"/>
    <w:rsid w:val="0003023D"/>
    <w:rsid w:val="000422E2"/>
    <w:rsid w:val="00045198"/>
    <w:rsid w:val="00045201"/>
    <w:rsid w:val="00046065"/>
    <w:rsid w:val="00050709"/>
    <w:rsid w:val="000517E8"/>
    <w:rsid w:val="00052B5D"/>
    <w:rsid w:val="00057285"/>
    <w:rsid w:val="00074A55"/>
    <w:rsid w:val="00085340"/>
    <w:rsid w:val="0009646F"/>
    <w:rsid w:val="00097CA7"/>
    <w:rsid w:val="000B5568"/>
    <w:rsid w:val="000C33AD"/>
    <w:rsid w:val="000C55A7"/>
    <w:rsid w:val="000D2A8C"/>
    <w:rsid w:val="000D5DD2"/>
    <w:rsid w:val="000F2DFB"/>
    <w:rsid w:val="0011021C"/>
    <w:rsid w:val="00111D6D"/>
    <w:rsid w:val="00115604"/>
    <w:rsid w:val="0012570B"/>
    <w:rsid w:val="001341D6"/>
    <w:rsid w:val="00134E05"/>
    <w:rsid w:val="00135143"/>
    <w:rsid w:val="0014235A"/>
    <w:rsid w:val="00160689"/>
    <w:rsid w:val="00161AD2"/>
    <w:rsid w:val="001641C3"/>
    <w:rsid w:val="00167541"/>
    <w:rsid w:val="00172DE1"/>
    <w:rsid w:val="00195514"/>
    <w:rsid w:val="001A128F"/>
    <w:rsid w:val="001B2BB5"/>
    <w:rsid w:val="001B41AF"/>
    <w:rsid w:val="001E5CE4"/>
    <w:rsid w:val="001F545E"/>
    <w:rsid w:val="001F7FDC"/>
    <w:rsid w:val="002003F8"/>
    <w:rsid w:val="002007FF"/>
    <w:rsid w:val="00212F77"/>
    <w:rsid w:val="002239D7"/>
    <w:rsid w:val="0024270E"/>
    <w:rsid w:val="0025594B"/>
    <w:rsid w:val="00257740"/>
    <w:rsid w:val="00273B9A"/>
    <w:rsid w:val="00282C6C"/>
    <w:rsid w:val="00292FB9"/>
    <w:rsid w:val="00293E18"/>
    <w:rsid w:val="00294694"/>
    <w:rsid w:val="002A33ED"/>
    <w:rsid w:val="002A44D9"/>
    <w:rsid w:val="002A491F"/>
    <w:rsid w:val="002A6A86"/>
    <w:rsid w:val="002B7396"/>
    <w:rsid w:val="002D65CE"/>
    <w:rsid w:val="002D6D4B"/>
    <w:rsid w:val="002E4B62"/>
    <w:rsid w:val="002E56D0"/>
    <w:rsid w:val="002F217C"/>
    <w:rsid w:val="003013CE"/>
    <w:rsid w:val="0030409D"/>
    <w:rsid w:val="0030457C"/>
    <w:rsid w:val="00307A3B"/>
    <w:rsid w:val="00313541"/>
    <w:rsid w:val="0031381F"/>
    <w:rsid w:val="00313F84"/>
    <w:rsid w:val="003202C4"/>
    <w:rsid w:val="0032678C"/>
    <w:rsid w:val="003331AE"/>
    <w:rsid w:val="00363701"/>
    <w:rsid w:val="0037102A"/>
    <w:rsid w:val="003714E8"/>
    <w:rsid w:val="00393B8B"/>
    <w:rsid w:val="003A4636"/>
    <w:rsid w:val="003A65C4"/>
    <w:rsid w:val="003B0067"/>
    <w:rsid w:val="003C48BE"/>
    <w:rsid w:val="003D01EE"/>
    <w:rsid w:val="003D6632"/>
    <w:rsid w:val="003E23A9"/>
    <w:rsid w:val="004400DA"/>
    <w:rsid w:val="00451B6F"/>
    <w:rsid w:val="00457D8F"/>
    <w:rsid w:val="0048287F"/>
    <w:rsid w:val="004A5420"/>
    <w:rsid w:val="004A7DF8"/>
    <w:rsid w:val="004B08DB"/>
    <w:rsid w:val="004B35B1"/>
    <w:rsid w:val="004C088A"/>
    <w:rsid w:val="004C35E1"/>
    <w:rsid w:val="004D00DA"/>
    <w:rsid w:val="004E25BE"/>
    <w:rsid w:val="004F1183"/>
    <w:rsid w:val="004F1782"/>
    <w:rsid w:val="004F483E"/>
    <w:rsid w:val="0051053C"/>
    <w:rsid w:val="005128A3"/>
    <w:rsid w:val="00527979"/>
    <w:rsid w:val="005535F1"/>
    <w:rsid w:val="005809B7"/>
    <w:rsid w:val="0058182C"/>
    <w:rsid w:val="00594145"/>
    <w:rsid w:val="00596CF4"/>
    <w:rsid w:val="005B4CB0"/>
    <w:rsid w:val="00602BB7"/>
    <w:rsid w:val="00603348"/>
    <w:rsid w:val="00613FCC"/>
    <w:rsid w:val="006151B9"/>
    <w:rsid w:val="00616ADA"/>
    <w:rsid w:val="006211B4"/>
    <w:rsid w:val="00633312"/>
    <w:rsid w:val="00641A6A"/>
    <w:rsid w:val="00645200"/>
    <w:rsid w:val="00674E38"/>
    <w:rsid w:val="00697E3B"/>
    <w:rsid w:val="006A06E4"/>
    <w:rsid w:val="006A35C2"/>
    <w:rsid w:val="006A6689"/>
    <w:rsid w:val="006B1607"/>
    <w:rsid w:val="006B247B"/>
    <w:rsid w:val="006C13DF"/>
    <w:rsid w:val="006D2036"/>
    <w:rsid w:val="006D3DCE"/>
    <w:rsid w:val="006F4510"/>
    <w:rsid w:val="006F48A3"/>
    <w:rsid w:val="006F53D9"/>
    <w:rsid w:val="00701576"/>
    <w:rsid w:val="00714237"/>
    <w:rsid w:val="00733177"/>
    <w:rsid w:val="00735EE5"/>
    <w:rsid w:val="00751D03"/>
    <w:rsid w:val="0075577C"/>
    <w:rsid w:val="007625C6"/>
    <w:rsid w:val="00780D9C"/>
    <w:rsid w:val="007938A4"/>
    <w:rsid w:val="00795C01"/>
    <w:rsid w:val="007A0076"/>
    <w:rsid w:val="007A1CF0"/>
    <w:rsid w:val="007A421E"/>
    <w:rsid w:val="007A7D13"/>
    <w:rsid w:val="007C7A4B"/>
    <w:rsid w:val="007E68D3"/>
    <w:rsid w:val="007E68E0"/>
    <w:rsid w:val="007F08DC"/>
    <w:rsid w:val="007F42F7"/>
    <w:rsid w:val="007F515C"/>
    <w:rsid w:val="00803EFF"/>
    <w:rsid w:val="00836075"/>
    <w:rsid w:val="008424AB"/>
    <w:rsid w:val="00870698"/>
    <w:rsid w:val="00870B4B"/>
    <w:rsid w:val="00881082"/>
    <w:rsid w:val="008841CD"/>
    <w:rsid w:val="00884998"/>
    <w:rsid w:val="0088551B"/>
    <w:rsid w:val="00896C5D"/>
    <w:rsid w:val="008A1593"/>
    <w:rsid w:val="008A4915"/>
    <w:rsid w:val="008C2317"/>
    <w:rsid w:val="008E15E7"/>
    <w:rsid w:val="009001B5"/>
    <w:rsid w:val="00906213"/>
    <w:rsid w:val="00912E36"/>
    <w:rsid w:val="00912F88"/>
    <w:rsid w:val="00913888"/>
    <w:rsid w:val="009147F7"/>
    <w:rsid w:val="0092582E"/>
    <w:rsid w:val="0093337F"/>
    <w:rsid w:val="00935293"/>
    <w:rsid w:val="00942397"/>
    <w:rsid w:val="00946E72"/>
    <w:rsid w:val="0095191F"/>
    <w:rsid w:val="00952EA9"/>
    <w:rsid w:val="00961B4C"/>
    <w:rsid w:val="00974C55"/>
    <w:rsid w:val="00983FED"/>
    <w:rsid w:val="00987D71"/>
    <w:rsid w:val="009893DE"/>
    <w:rsid w:val="00996715"/>
    <w:rsid w:val="009975D5"/>
    <w:rsid w:val="009A151F"/>
    <w:rsid w:val="009C1960"/>
    <w:rsid w:val="009C2CC2"/>
    <w:rsid w:val="009C521D"/>
    <w:rsid w:val="009D243C"/>
    <w:rsid w:val="009E2642"/>
    <w:rsid w:val="009F2728"/>
    <w:rsid w:val="00A15143"/>
    <w:rsid w:val="00A175DC"/>
    <w:rsid w:val="00A217B8"/>
    <w:rsid w:val="00A2235A"/>
    <w:rsid w:val="00A31BDE"/>
    <w:rsid w:val="00A41F70"/>
    <w:rsid w:val="00A425F9"/>
    <w:rsid w:val="00A52D52"/>
    <w:rsid w:val="00A57E4E"/>
    <w:rsid w:val="00A85E8B"/>
    <w:rsid w:val="00A86B84"/>
    <w:rsid w:val="00A903DC"/>
    <w:rsid w:val="00A90D6B"/>
    <w:rsid w:val="00A96E19"/>
    <w:rsid w:val="00AA0135"/>
    <w:rsid w:val="00AC2199"/>
    <w:rsid w:val="00AC2ECB"/>
    <w:rsid w:val="00AC4A80"/>
    <w:rsid w:val="00AD34B4"/>
    <w:rsid w:val="00AD6534"/>
    <w:rsid w:val="00AE77DF"/>
    <w:rsid w:val="00B01D89"/>
    <w:rsid w:val="00B14192"/>
    <w:rsid w:val="00B1584A"/>
    <w:rsid w:val="00B328D4"/>
    <w:rsid w:val="00B37670"/>
    <w:rsid w:val="00B442B5"/>
    <w:rsid w:val="00B443E6"/>
    <w:rsid w:val="00B54F53"/>
    <w:rsid w:val="00B648D7"/>
    <w:rsid w:val="00B64A39"/>
    <w:rsid w:val="00B85C75"/>
    <w:rsid w:val="00B9369B"/>
    <w:rsid w:val="00B95659"/>
    <w:rsid w:val="00B95BA5"/>
    <w:rsid w:val="00BA0F77"/>
    <w:rsid w:val="00BA74F5"/>
    <w:rsid w:val="00BB5FEF"/>
    <w:rsid w:val="00BD1C8C"/>
    <w:rsid w:val="00BE0688"/>
    <w:rsid w:val="00BF191E"/>
    <w:rsid w:val="00BF372A"/>
    <w:rsid w:val="00C057B9"/>
    <w:rsid w:val="00C107F7"/>
    <w:rsid w:val="00C12B85"/>
    <w:rsid w:val="00C24154"/>
    <w:rsid w:val="00C352F3"/>
    <w:rsid w:val="00C45E04"/>
    <w:rsid w:val="00C52014"/>
    <w:rsid w:val="00C62ED4"/>
    <w:rsid w:val="00C81848"/>
    <w:rsid w:val="00CA59E3"/>
    <w:rsid w:val="00CB233D"/>
    <w:rsid w:val="00CC46FD"/>
    <w:rsid w:val="00CD0A35"/>
    <w:rsid w:val="00CD1191"/>
    <w:rsid w:val="00CD3308"/>
    <w:rsid w:val="00CE6F1C"/>
    <w:rsid w:val="00D0331F"/>
    <w:rsid w:val="00D14EB7"/>
    <w:rsid w:val="00D16AE7"/>
    <w:rsid w:val="00D22137"/>
    <w:rsid w:val="00D32275"/>
    <w:rsid w:val="00D376AA"/>
    <w:rsid w:val="00D40E8B"/>
    <w:rsid w:val="00D523EC"/>
    <w:rsid w:val="00D556B9"/>
    <w:rsid w:val="00D57C86"/>
    <w:rsid w:val="00D713FA"/>
    <w:rsid w:val="00D764D6"/>
    <w:rsid w:val="00D92423"/>
    <w:rsid w:val="00DA4268"/>
    <w:rsid w:val="00DB0742"/>
    <w:rsid w:val="00DB59CB"/>
    <w:rsid w:val="00DB7912"/>
    <w:rsid w:val="00DC630B"/>
    <w:rsid w:val="00DC6D84"/>
    <w:rsid w:val="00DD2598"/>
    <w:rsid w:val="00DE267C"/>
    <w:rsid w:val="00E07279"/>
    <w:rsid w:val="00E111EB"/>
    <w:rsid w:val="00E37DBB"/>
    <w:rsid w:val="00E518ED"/>
    <w:rsid w:val="00E565E6"/>
    <w:rsid w:val="00E71C68"/>
    <w:rsid w:val="00E72D0E"/>
    <w:rsid w:val="00E80A9D"/>
    <w:rsid w:val="00E90283"/>
    <w:rsid w:val="00E90936"/>
    <w:rsid w:val="00E966D3"/>
    <w:rsid w:val="00EB1992"/>
    <w:rsid w:val="00EB2287"/>
    <w:rsid w:val="00EB3215"/>
    <w:rsid w:val="00EC05E5"/>
    <w:rsid w:val="00ED1ED6"/>
    <w:rsid w:val="00ED3949"/>
    <w:rsid w:val="00EE213C"/>
    <w:rsid w:val="00EE6438"/>
    <w:rsid w:val="00EE79DA"/>
    <w:rsid w:val="00EF6A9D"/>
    <w:rsid w:val="00F0407B"/>
    <w:rsid w:val="00F07A73"/>
    <w:rsid w:val="00F44CBA"/>
    <w:rsid w:val="00F5084C"/>
    <w:rsid w:val="00F5683A"/>
    <w:rsid w:val="00F5693B"/>
    <w:rsid w:val="00F60C9E"/>
    <w:rsid w:val="00F73331"/>
    <w:rsid w:val="00F8390A"/>
    <w:rsid w:val="00F83CC6"/>
    <w:rsid w:val="00F96CA1"/>
    <w:rsid w:val="00FA175E"/>
    <w:rsid w:val="00FA3C89"/>
    <w:rsid w:val="00FB06BC"/>
    <w:rsid w:val="00FD1D17"/>
    <w:rsid w:val="00FE2080"/>
    <w:rsid w:val="00FF09A2"/>
    <w:rsid w:val="00FF5E10"/>
    <w:rsid w:val="00FF6B3E"/>
    <w:rsid w:val="00FF7D19"/>
    <w:rsid w:val="012981B2"/>
    <w:rsid w:val="0132BD54"/>
    <w:rsid w:val="01B9719B"/>
    <w:rsid w:val="01FFE02A"/>
    <w:rsid w:val="0215F29E"/>
    <w:rsid w:val="021C365E"/>
    <w:rsid w:val="022DD20D"/>
    <w:rsid w:val="0294485C"/>
    <w:rsid w:val="029DCA6C"/>
    <w:rsid w:val="02A74049"/>
    <w:rsid w:val="02D458FF"/>
    <w:rsid w:val="02D6F6DB"/>
    <w:rsid w:val="02FB206E"/>
    <w:rsid w:val="0317587D"/>
    <w:rsid w:val="032540DA"/>
    <w:rsid w:val="03BD36E9"/>
    <w:rsid w:val="03D38B37"/>
    <w:rsid w:val="04037FF5"/>
    <w:rsid w:val="0415020D"/>
    <w:rsid w:val="042827CA"/>
    <w:rsid w:val="048C8005"/>
    <w:rsid w:val="050EA43D"/>
    <w:rsid w:val="0538A5A1"/>
    <w:rsid w:val="0565473B"/>
    <w:rsid w:val="05A2F41D"/>
    <w:rsid w:val="06225954"/>
    <w:rsid w:val="065A1787"/>
    <w:rsid w:val="06629888"/>
    <w:rsid w:val="06C9FAB2"/>
    <w:rsid w:val="06EC25DB"/>
    <w:rsid w:val="0752892A"/>
    <w:rsid w:val="07AC10DC"/>
    <w:rsid w:val="07AE414A"/>
    <w:rsid w:val="0833E9F8"/>
    <w:rsid w:val="085A00B7"/>
    <w:rsid w:val="087BE7CB"/>
    <w:rsid w:val="092071EE"/>
    <w:rsid w:val="0939E0F4"/>
    <w:rsid w:val="09619183"/>
    <w:rsid w:val="096F6C1E"/>
    <w:rsid w:val="09864441"/>
    <w:rsid w:val="0995C639"/>
    <w:rsid w:val="09D7C148"/>
    <w:rsid w:val="0A399529"/>
    <w:rsid w:val="0A6750D3"/>
    <w:rsid w:val="0ACD372D"/>
    <w:rsid w:val="0AEDB7C9"/>
    <w:rsid w:val="0BB5AF8E"/>
    <w:rsid w:val="0C11458D"/>
    <w:rsid w:val="0C271677"/>
    <w:rsid w:val="0C5F86BD"/>
    <w:rsid w:val="0C92AA67"/>
    <w:rsid w:val="0CBF86C1"/>
    <w:rsid w:val="0CFDD43C"/>
    <w:rsid w:val="0D50735D"/>
    <w:rsid w:val="0DB58E86"/>
    <w:rsid w:val="0E892D33"/>
    <w:rsid w:val="0ED591F4"/>
    <w:rsid w:val="0F2B7706"/>
    <w:rsid w:val="0F597E3C"/>
    <w:rsid w:val="0FBA22FA"/>
    <w:rsid w:val="0FC91C1A"/>
    <w:rsid w:val="0FF8B05D"/>
    <w:rsid w:val="0FFECE64"/>
    <w:rsid w:val="1054AAB4"/>
    <w:rsid w:val="10765331"/>
    <w:rsid w:val="10FB4147"/>
    <w:rsid w:val="111C6ABC"/>
    <w:rsid w:val="1127DC66"/>
    <w:rsid w:val="11406EDD"/>
    <w:rsid w:val="119F9431"/>
    <w:rsid w:val="11A827D3"/>
    <w:rsid w:val="11D7C356"/>
    <w:rsid w:val="12084D45"/>
    <w:rsid w:val="1229BB21"/>
    <w:rsid w:val="123B602C"/>
    <w:rsid w:val="12C27002"/>
    <w:rsid w:val="12FDF8F4"/>
    <w:rsid w:val="134DE692"/>
    <w:rsid w:val="13A05C17"/>
    <w:rsid w:val="13C3F0E0"/>
    <w:rsid w:val="13DE29EB"/>
    <w:rsid w:val="13E6694C"/>
    <w:rsid w:val="14700149"/>
    <w:rsid w:val="14DF64C4"/>
    <w:rsid w:val="153E5239"/>
    <w:rsid w:val="15401FD6"/>
    <w:rsid w:val="155FD472"/>
    <w:rsid w:val="15684F88"/>
    <w:rsid w:val="156DD651"/>
    <w:rsid w:val="15D3C44F"/>
    <w:rsid w:val="1611FFB9"/>
    <w:rsid w:val="169995EE"/>
    <w:rsid w:val="16AC96B7"/>
    <w:rsid w:val="16C69905"/>
    <w:rsid w:val="16DD62EF"/>
    <w:rsid w:val="17009164"/>
    <w:rsid w:val="17065805"/>
    <w:rsid w:val="172C5ABA"/>
    <w:rsid w:val="17B90F8A"/>
    <w:rsid w:val="180B9699"/>
    <w:rsid w:val="188E8828"/>
    <w:rsid w:val="18A4B4FA"/>
    <w:rsid w:val="18BE6CD7"/>
    <w:rsid w:val="18CFC966"/>
    <w:rsid w:val="192875F1"/>
    <w:rsid w:val="1969A578"/>
    <w:rsid w:val="1987A394"/>
    <w:rsid w:val="19B2174D"/>
    <w:rsid w:val="19C24B95"/>
    <w:rsid w:val="1A3745EC"/>
    <w:rsid w:val="1A516DE8"/>
    <w:rsid w:val="1A747F91"/>
    <w:rsid w:val="1A972290"/>
    <w:rsid w:val="1AE7557A"/>
    <w:rsid w:val="1AEA347D"/>
    <w:rsid w:val="1B3C3455"/>
    <w:rsid w:val="1B9A9554"/>
    <w:rsid w:val="1BCF4334"/>
    <w:rsid w:val="1BD1CDA4"/>
    <w:rsid w:val="1BE6B9DE"/>
    <w:rsid w:val="1CA4A15C"/>
    <w:rsid w:val="1CB296FE"/>
    <w:rsid w:val="1CEC817B"/>
    <w:rsid w:val="1CF17E21"/>
    <w:rsid w:val="1D14A873"/>
    <w:rsid w:val="1D2F1DCA"/>
    <w:rsid w:val="1DDA85C7"/>
    <w:rsid w:val="1E13F485"/>
    <w:rsid w:val="1E69D02A"/>
    <w:rsid w:val="1EA73328"/>
    <w:rsid w:val="1EAD2C34"/>
    <w:rsid w:val="1F157C60"/>
    <w:rsid w:val="1F4D65B3"/>
    <w:rsid w:val="1F5154A5"/>
    <w:rsid w:val="1FCB617A"/>
    <w:rsid w:val="1FECCA57"/>
    <w:rsid w:val="206BD000"/>
    <w:rsid w:val="20963274"/>
    <w:rsid w:val="215CF068"/>
    <w:rsid w:val="217E5D9B"/>
    <w:rsid w:val="21E09B62"/>
    <w:rsid w:val="22569176"/>
    <w:rsid w:val="228A9C15"/>
    <w:rsid w:val="228F3DE4"/>
    <w:rsid w:val="22F21D7F"/>
    <w:rsid w:val="2313DE50"/>
    <w:rsid w:val="23C37716"/>
    <w:rsid w:val="23E32808"/>
    <w:rsid w:val="23EF1CBD"/>
    <w:rsid w:val="24559D4B"/>
    <w:rsid w:val="2479CC80"/>
    <w:rsid w:val="249F9704"/>
    <w:rsid w:val="251D5698"/>
    <w:rsid w:val="25609BB6"/>
    <w:rsid w:val="257B07C5"/>
    <w:rsid w:val="2644FD5F"/>
    <w:rsid w:val="266B7F5B"/>
    <w:rsid w:val="26847056"/>
    <w:rsid w:val="26A442DC"/>
    <w:rsid w:val="26AE4942"/>
    <w:rsid w:val="26B09957"/>
    <w:rsid w:val="26EF43DB"/>
    <w:rsid w:val="2759557E"/>
    <w:rsid w:val="27622198"/>
    <w:rsid w:val="27B8660C"/>
    <w:rsid w:val="2857F795"/>
    <w:rsid w:val="2915033A"/>
    <w:rsid w:val="2991C68C"/>
    <w:rsid w:val="29DDFC73"/>
    <w:rsid w:val="2AA11E16"/>
    <w:rsid w:val="2B021C65"/>
    <w:rsid w:val="2B3075BF"/>
    <w:rsid w:val="2B70741A"/>
    <w:rsid w:val="2C2C2236"/>
    <w:rsid w:val="2C80E839"/>
    <w:rsid w:val="2C8EB5C5"/>
    <w:rsid w:val="2CFE58E1"/>
    <w:rsid w:val="2D056C44"/>
    <w:rsid w:val="2D1CDDD6"/>
    <w:rsid w:val="2D4DB8F1"/>
    <w:rsid w:val="2DC4A6F7"/>
    <w:rsid w:val="2E5EE88E"/>
    <w:rsid w:val="2EAF176A"/>
    <w:rsid w:val="2EC0D163"/>
    <w:rsid w:val="2EC31833"/>
    <w:rsid w:val="2F35C629"/>
    <w:rsid w:val="2FA19D2E"/>
    <w:rsid w:val="2FB62BE4"/>
    <w:rsid w:val="316AB8A7"/>
    <w:rsid w:val="32191EF3"/>
    <w:rsid w:val="321B8ED3"/>
    <w:rsid w:val="32359D10"/>
    <w:rsid w:val="324F5185"/>
    <w:rsid w:val="32A881C7"/>
    <w:rsid w:val="32CC0672"/>
    <w:rsid w:val="3322E836"/>
    <w:rsid w:val="3350910D"/>
    <w:rsid w:val="33D476D3"/>
    <w:rsid w:val="341BDC85"/>
    <w:rsid w:val="344D811E"/>
    <w:rsid w:val="34D8BB62"/>
    <w:rsid w:val="354FE66E"/>
    <w:rsid w:val="3586B5A6"/>
    <w:rsid w:val="35AB3E52"/>
    <w:rsid w:val="36A00957"/>
    <w:rsid w:val="36D35DF0"/>
    <w:rsid w:val="3767623B"/>
    <w:rsid w:val="3770EBA1"/>
    <w:rsid w:val="379A327D"/>
    <w:rsid w:val="38591194"/>
    <w:rsid w:val="385CD159"/>
    <w:rsid w:val="38B10BD3"/>
    <w:rsid w:val="39360585"/>
    <w:rsid w:val="394F6237"/>
    <w:rsid w:val="39722BF8"/>
    <w:rsid w:val="39BFD71B"/>
    <w:rsid w:val="39FF4BB8"/>
    <w:rsid w:val="3A1E05B3"/>
    <w:rsid w:val="3B34126B"/>
    <w:rsid w:val="3B4F5175"/>
    <w:rsid w:val="3B5BAED1"/>
    <w:rsid w:val="3BCBC5CC"/>
    <w:rsid w:val="3BF15DBA"/>
    <w:rsid w:val="3C667BA1"/>
    <w:rsid w:val="3CCE83E3"/>
    <w:rsid w:val="3CE9876A"/>
    <w:rsid w:val="3D28A88F"/>
    <w:rsid w:val="3D4F5204"/>
    <w:rsid w:val="3DA41DEE"/>
    <w:rsid w:val="3DD96AD0"/>
    <w:rsid w:val="3E43FCDC"/>
    <w:rsid w:val="3F0D7F66"/>
    <w:rsid w:val="3F5C671B"/>
    <w:rsid w:val="3F60BA27"/>
    <w:rsid w:val="3FCC2202"/>
    <w:rsid w:val="3FD61F94"/>
    <w:rsid w:val="3FDDA76B"/>
    <w:rsid w:val="3FE4350C"/>
    <w:rsid w:val="407EB0BE"/>
    <w:rsid w:val="40819C70"/>
    <w:rsid w:val="408E77BA"/>
    <w:rsid w:val="40A6C8AD"/>
    <w:rsid w:val="40DC09DA"/>
    <w:rsid w:val="410E2248"/>
    <w:rsid w:val="4111B7E8"/>
    <w:rsid w:val="415E595B"/>
    <w:rsid w:val="41EF1DDF"/>
    <w:rsid w:val="421AC691"/>
    <w:rsid w:val="42B6D458"/>
    <w:rsid w:val="42B74C25"/>
    <w:rsid w:val="42FB5ECA"/>
    <w:rsid w:val="435210E7"/>
    <w:rsid w:val="43A874EE"/>
    <w:rsid w:val="43B1F0CD"/>
    <w:rsid w:val="443E949E"/>
    <w:rsid w:val="449053C7"/>
    <w:rsid w:val="44A98292"/>
    <w:rsid w:val="44FB68D9"/>
    <w:rsid w:val="4561ABAE"/>
    <w:rsid w:val="45D5615C"/>
    <w:rsid w:val="45FD3C49"/>
    <w:rsid w:val="46ACD5FA"/>
    <w:rsid w:val="46AF0C56"/>
    <w:rsid w:val="46B55392"/>
    <w:rsid w:val="4740B933"/>
    <w:rsid w:val="47B93271"/>
    <w:rsid w:val="48782F42"/>
    <w:rsid w:val="48829E0D"/>
    <w:rsid w:val="489E5232"/>
    <w:rsid w:val="4910082B"/>
    <w:rsid w:val="494E053F"/>
    <w:rsid w:val="49BA411E"/>
    <w:rsid w:val="4A54C161"/>
    <w:rsid w:val="4A704F7F"/>
    <w:rsid w:val="4A91E137"/>
    <w:rsid w:val="4AE0714B"/>
    <w:rsid w:val="4AE9A0B3"/>
    <w:rsid w:val="4AF58619"/>
    <w:rsid w:val="4AFCFA10"/>
    <w:rsid w:val="4B02D44C"/>
    <w:rsid w:val="4B65E550"/>
    <w:rsid w:val="4BC1F44D"/>
    <w:rsid w:val="4BC386A0"/>
    <w:rsid w:val="4C4292F2"/>
    <w:rsid w:val="4CA514FA"/>
    <w:rsid w:val="4D30B572"/>
    <w:rsid w:val="4D5252EA"/>
    <w:rsid w:val="4D850200"/>
    <w:rsid w:val="4DE70C63"/>
    <w:rsid w:val="4E6EA223"/>
    <w:rsid w:val="4F0376E7"/>
    <w:rsid w:val="4F68BE4C"/>
    <w:rsid w:val="4F6A1FF0"/>
    <w:rsid w:val="4F86443F"/>
    <w:rsid w:val="4FC72EED"/>
    <w:rsid w:val="504731D9"/>
    <w:rsid w:val="50B51C8F"/>
    <w:rsid w:val="50D9867F"/>
    <w:rsid w:val="50DDD097"/>
    <w:rsid w:val="50F1EEC8"/>
    <w:rsid w:val="5168BC9F"/>
    <w:rsid w:val="521C590F"/>
    <w:rsid w:val="5273D2F1"/>
    <w:rsid w:val="5295BA18"/>
    <w:rsid w:val="52A68F5B"/>
    <w:rsid w:val="533620A4"/>
    <w:rsid w:val="537F5B35"/>
    <w:rsid w:val="53E9215B"/>
    <w:rsid w:val="53EE9A12"/>
    <w:rsid w:val="54B33F3D"/>
    <w:rsid w:val="550683A9"/>
    <w:rsid w:val="557E7B83"/>
    <w:rsid w:val="559D0611"/>
    <w:rsid w:val="56334F61"/>
    <w:rsid w:val="5634A312"/>
    <w:rsid w:val="56A00D4E"/>
    <w:rsid w:val="571D3C89"/>
    <w:rsid w:val="57299EDC"/>
    <w:rsid w:val="57D96D10"/>
    <w:rsid w:val="58043B18"/>
    <w:rsid w:val="5829C20D"/>
    <w:rsid w:val="5837EB1F"/>
    <w:rsid w:val="587728B5"/>
    <w:rsid w:val="587E5E4A"/>
    <w:rsid w:val="588A1FDC"/>
    <w:rsid w:val="595BE5AE"/>
    <w:rsid w:val="5976C207"/>
    <w:rsid w:val="59EAAC42"/>
    <w:rsid w:val="5A9E35A6"/>
    <w:rsid w:val="5AC10991"/>
    <w:rsid w:val="5AD1EF7C"/>
    <w:rsid w:val="5AD2B217"/>
    <w:rsid w:val="5AE3D274"/>
    <w:rsid w:val="5AFEA6E0"/>
    <w:rsid w:val="5B1178FB"/>
    <w:rsid w:val="5B42B9E0"/>
    <w:rsid w:val="5B54F016"/>
    <w:rsid w:val="5B750F2A"/>
    <w:rsid w:val="5BD17819"/>
    <w:rsid w:val="5BEA8D7D"/>
    <w:rsid w:val="5C0CBA15"/>
    <w:rsid w:val="5C874034"/>
    <w:rsid w:val="5CBABB8C"/>
    <w:rsid w:val="5D048D18"/>
    <w:rsid w:val="5D1D7374"/>
    <w:rsid w:val="5D23C322"/>
    <w:rsid w:val="5D7D6B6B"/>
    <w:rsid w:val="5D9C8160"/>
    <w:rsid w:val="5EC65EC0"/>
    <w:rsid w:val="5F4E0CF5"/>
    <w:rsid w:val="5F95DDF7"/>
    <w:rsid w:val="5FF02C11"/>
    <w:rsid w:val="6026D21D"/>
    <w:rsid w:val="604A6EC6"/>
    <w:rsid w:val="607CA156"/>
    <w:rsid w:val="607E8BF5"/>
    <w:rsid w:val="621B7C4B"/>
    <w:rsid w:val="623AB95D"/>
    <w:rsid w:val="62E310DA"/>
    <w:rsid w:val="62FA4E0B"/>
    <w:rsid w:val="6396A1F8"/>
    <w:rsid w:val="64550F26"/>
    <w:rsid w:val="64AC8819"/>
    <w:rsid w:val="64F908C4"/>
    <w:rsid w:val="65903332"/>
    <w:rsid w:val="65E86874"/>
    <w:rsid w:val="669560A4"/>
    <w:rsid w:val="66A9C095"/>
    <w:rsid w:val="66F1123F"/>
    <w:rsid w:val="66F5B632"/>
    <w:rsid w:val="671F61D4"/>
    <w:rsid w:val="67B79898"/>
    <w:rsid w:val="67C59600"/>
    <w:rsid w:val="6853804F"/>
    <w:rsid w:val="686629B6"/>
    <w:rsid w:val="6898BB4E"/>
    <w:rsid w:val="68A742C1"/>
    <w:rsid w:val="68AC389C"/>
    <w:rsid w:val="68ADEFCD"/>
    <w:rsid w:val="68B8CC1C"/>
    <w:rsid w:val="68C04148"/>
    <w:rsid w:val="68D1396D"/>
    <w:rsid w:val="68E5FAFC"/>
    <w:rsid w:val="690A2E27"/>
    <w:rsid w:val="69284A14"/>
    <w:rsid w:val="6937CF7B"/>
    <w:rsid w:val="695648A4"/>
    <w:rsid w:val="69A6DAD3"/>
    <w:rsid w:val="69B90C5C"/>
    <w:rsid w:val="69DBDF0D"/>
    <w:rsid w:val="6A3100A4"/>
    <w:rsid w:val="6A5D4A22"/>
    <w:rsid w:val="6A86CB8C"/>
    <w:rsid w:val="6A9904D0"/>
    <w:rsid w:val="6AC4D638"/>
    <w:rsid w:val="6B35C8DF"/>
    <w:rsid w:val="6B949B9C"/>
    <w:rsid w:val="6C75E8E0"/>
    <w:rsid w:val="6D56AE7A"/>
    <w:rsid w:val="6D81841C"/>
    <w:rsid w:val="6DA4D34B"/>
    <w:rsid w:val="6DA4EE0B"/>
    <w:rsid w:val="6DDCCC4D"/>
    <w:rsid w:val="6E174D2D"/>
    <w:rsid w:val="6E435CD3"/>
    <w:rsid w:val="6E5BFB8B"/>
    <w:rsid w:val="6EA75185"/>
    <w:rsid w:val="6EB5DEDB"/>
    <w:rsid w:val="6ED60523"/>
    <w:rsid w:val="6F1872C1"/>
    <w:rsid w:val="6F23D2A0"/>
    <w:rsid w:val="6F391595"/>
    <w:rsid w:val="6F9C12F0"/>
    <w:rsid w:val="6FA26716"/>
    <w:rsid w:val="6FEA1E9B"/>
    <w:rsid w:val="7017A0F0"/>
    <w:rsid w:val="7072CD29"/>
    <w:rsid w:val="709679DA"/>
    <w:rsid w:val="70CFC0CB"/>
    <w:rsid w:val="71084669"/>
    <w:rsid w:val="715E22CB"/>
    <w:rsid w:val="716BFBDB"/>
    <w:rsid w:val="71C1AD25"/>
    <w:rsid w:val="724358CB"/>
    <w:rsid w:val="725A4190"/>
    <w:rsid w:val="72DBC322"/>
    <w:rsid w:val="72F79A9A"/>
    <w:rsid w:val="734BAB7F"/>
    <w:rsid w:val="73B5C85A"/>
    <w:rsid w:val="73F01E5F"/>
    <w:rsid w:val="74994A35"/>
    <w:rsid w:val="74CF6076"/>
    <w:rsid w:val="752E1D20"/>
    <w:rsid w:val="755C42D1"/>
    <w:rsid w:val="75F38AE5"/>
    <w:rsid w:val="764DED7A"/>
    <w:rsid w:val="76A166E6"/>
    <w:rsid w:val="76D62547"/>
    <w:rsid w:val="775AB523"/>
    <w:rsid w:val="77E443DD"/>
    <w:rsid w:val="78503D3F"/>
    <w:rsid w:val="78B671F3"/>
    <w:rsid w:val="78FB0D9B"/>
    <w:rsid w:val="792D8AC1"/>
    <w:rsid w:val="798B111C"/>
    <w:rsid w:val="7AE6C3AC"/>
    <w:rsid w:val="7B0810A8"/>
    <w:rsid w:val="7B136D39"/>
    <w:rsid w:val="7B62894F"/>
    <w:rsid w:val="7BFEEB16"/>
    <w:rsid w:val="7C4D685C"/>
    <w:rsid w:val="7CB633EC"/>
    <w:rsid w:val="7D314040"/>
    <w:rsid w:val="7D7CE196"/>
    <w:rsid w:val="7D81741E"/>
    <w:rsid w:val="7DF1D2C0"/>
    <w:rsid w:val="7DF59303"/>
    <w:rsid w:val="7E93315D"/>
    <w:rsid w:val="7EA5425A"/>
    <w:rsid w:val="7F364A09"/>
    <w:rsid w:val="7F69EEA0"/>
    <w:rsid w:val="7F8E6A7F"/>
    <w:rsid w:val="7FEB75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9E35A6"/>
  <w15:chartTrackingRefBased/>
  <w15:docId w15:val="{AB00802C-4515-42AA-AA33-3EE7F2D358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175DC"/>
  </w:style>
  <w:style w:type="paragraph" w:styleId="Heading1">
    <w:name w:val="heading 1"/>
    <w:basedOn w:val="Normal"/>
    <w:next w:val="Normal"/>
    <w:link w:val="Heading1Char"/>
    <w:uiPriority w:val="9"/>
    <w:qFormat/>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Pr>
      <w:rFonts w:eastAsiaTheme="majorEastAsia" w:cstheme="majorBidi"/>
      <w:color w:val="0F4761" w:themeColor="accent1" w:themeShade="BF"/>
    </w:rPr>
  </w:style>
  <w:style w:type="character" w:customStyle="1" w:styleId="Heading6Char">
    <w:name w:val="Heading 6 Char"/>
    <w:basedOn w:val="DefaultParagraphFont"/>
    <w:link w:val="Heading6"/>
    <w:uiPriority w:val="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rPr>
      <w:rFonts w:eastAsiaTheme="majorEastAsia" w:cstheme="majorBidi"/>
      <w:color w:val="595959" w:themeColor="text1" w:themeTint="A6"/>
    </w:rPr>
  </w:style>
  <w:style w:type="character" w:customStyle="1" w:styleId="Heading8Char">
    <w:name w:val="Heading 8 Char"/>
    <w:basedOn w:val="DefaultParagraphFont"/>
    <w:link w:val="Heading8"/>
    <w:uiPriority w:val="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rPr>
      <w:rFonts w:eastAsiaTheme="majorEastAsia" w:cstheme="majorBidi"/>
      <w:color w:val="272727" w:themeColor="text1" w:themeTint="D8"/>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customStyle="1" w:styleId="QuoteChar">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customStyle="1" w:styleId="IntenseQuoteChar">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character" w:styleId="Hyperlink">
    <w:name w:val="Hyperlink"/>
    <w:basedOn w:val="DefaultParagraphFont"/>
    <w:uiPriority w:val="99"/>
    <w:unhideWhenUsed/>
    <w:rPr>
      <w:color w:val="467886" w:themeColor="hyperlink"/>
      <w:u w:val="single"/>
    </w:rPr>
  </w:style>
  <w:style w:type="paragraph" w:styleId="TOC1">
    <w:name w:val="toc 1"/>
    <w:basedOn w:val="Normal"/>
    <w:next w:val="Normal"/>
    <w:autoRedefine/>
    <w:uiPriority w:val="39"/>
    <w:unhideWhenUsed/>
    <w:pPr>
      <w:spacing w:after="100"/>
    </w:pPr>
  </w:style>
  <w:style w:type="paragraph" w:styleId="TOC2">
    <w:name w:val="toc 2"/>
    <w:basedOn w:val="Normal"/>
    <w:next w:val="Normal"/>
    <w:autoRedefine/>
    <w:uiPriority w:val="39"/>
    <w:unhideWhenUsed/>
    <w:pPr>
      <w:spacing w:after="100"/>
      <w:ind w:left="220"/>
    </w:pPr>
  </w:style>
  <w:style w:type="table" w:styleId="TableGrid">
    <w:name w:val="Table Grid"/>
    <w:basedOn w:val="TableNormal"/>
    <w:uiPriority w:val="3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uiPriority w:val="34"/>
    <w:qFormat/>
    <w:pPr>
      <w:ind w:left="720"/>
      <w:contextualSpacing/>
    </w:pPr>
  </w:style>
  <w:style w:type="character" w:styleId="UnresolvedMention">
    <w:name w:val="Unresolved Mention"/>
    <w:basedOn w:val="DefaultParagraphFont"/>
    <w:uiPriority w:val="99"/>
    <w:semiHidden/>
    <w:unhideWhenUsed/>
    <w:rsid w:val="00F0407B"/>
    <w:rPr>
      <w:color w:val="605E5C"/>
      <w:shd w:val="clear" w:color="auto" w:fill="E1DFDD"/>
    </w:rPr>
  </w:style>
  <w:style w:type="paragraph" w:styleId="TOC3">
    <w:name w:val="toc 3"/>
    <w:basedOn w:val="Normal"/>
    <w:next w:val="Normal"/>
    <w:autoRedefine/>
    <w:uiPriority w:val="39"/>
    <w:unhideWhenUsed/>
    <w:rsid w:val="00F5084C"/>
    <w:pPr>
      <w:spacing w:after="100"/>
      <w:ind w:left="480"/>
    </w:pPr>
  </w:style>
  <w:style w:type="paragraph" w:styleId="Caption">
    <w:name w:val="caption"/>
    <w:basedOn w:val="Normal"/>
    <w:next w:val="Normal"/>
    <w:uiPriority w:val="35"/>
    <w:unhideWhenUsed/>
    <w:qFormat/>
    <w:rsid w:val="00FF5E10"/>
    <w:pPr>
      <w:spacing w:after="200" w:line="240" w:lineRule="auto"/>
    </w:pPr>
    <w:rPr>
      <w:i/>
      <w:iCs/>
      <w:color w:val="0E2841" w:themeColor="text2"/>
      <w:sz w:val="18"/>
      <w:szCs w:val="18"/>
    </w:rPr>
  </w:style>
  <w:style w:type="paragraph" w:styleId="TableofFigures">
    <w:name w:val="table of figures"/>
    <w:basedOn w:val="Normal"/>
    <w:next w:val="Normal"/>
    <w:uiPriority w:val="99"/>
    <w:unhideWhenUsed/>
    <w:rsid w:val="00BA0F77"/>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7555798">
      <w:bodyDiv w:val="1"/>
      <w:marLeft w:val="0"/>
      <w:marRight w:val="0"/>
      <w:marTop w:val="0"/>
      <w:marBottom w:val="0"/>
      <w:divBdr>
        <w:top w:val="none" w:sz="0" w:space="0" w:color="auto"/>
        <w:left w:val="none" w:sz="0" w:space="0" w:color="auto"/>
        <w:bottom w:val="none" w:sz="0" w:space="0" w:color="auto"/>
        <w:right w:val="none" w:sz="0" w:space="0" w:color="auto"/>
      </w:divBdr>
    </w:div>
    <w:div w:id="625964233">
      <w:bodyDiv w:val="1"/>
      <w:marLeft w:val="0"/>
      <w:marRight w:val="0"/>
      <w:marTop w:val="0"/>
      <w:marBottom w:val="0"/>
      <w:divBdr>
        <w:top w:val="none" w:sz="0" w:space="0" w:color="auto"/>
        <w:left w:val="none" w:sz="0" w:space="0" w:color="auto"/>
        <w:bottom w:val="none" w:sz="0" w:space="0" w:color="auto"/>
        <w:right w:val="none" w:sz="0" w:space="0" w:color="auto"/>
      </w:divBdr>
    </w:div>
    <w:div w:id="634063513">
      <w:bodyDiv w:val="1"/>
      <w:marLeft w:val="0"/>
      <w:marRight w:val="0"/>
      <w:marTop w:val="0"/>
      <w:marBottom w:val="0"/>
      <w:divBdr>
        <w:top w:val="none" w:sz="0" w:space="0" w:color="auto"/>
        <w:left w:val="none" w:sz="0" w:space="0" w:color="auto"/>
        <w:bottom w:val="none" w:sz="0" w:space="0" w:color="auto"/>
        <w:right w:val="none" w:sz="0" w:space="0" w:color="auto"/>
      </w:divBdr>
      <w:divsChild>
        <w:div w:id="2076124204">
          <w:marLeft w:val="0"/>
          <w:marRight w:val="0"/>
          <w:marTop w:val="0"/>
          <w:marBottom w:val="0"/>
          <w:divBdr>
            <w:top w:val="none" w:sz="0" w:space="0" w:color="auto"/>
            <w:left w:val="none" w:sz="0" w:space="0" w:color="auto"/>
            <w:bottom w:val="none" w:sz="0" w:space="0" w:color="auto"/>
            <w:right w:val="none" w:sz="0" w:space="0" w:color="auto"/>
          </w:divBdr>
          <w:divsChild>
            <w:div w:id="244387080">
              <w:marLeft w:val="0"/>
              <w:marRight w:val="0"/>
              <w:marTop w:val="0"/>
              <w:marBottom w:val="0"/>
              <w:divBdr>
                <w:top w:val="none" w:sz="0" w:space="0" w:color="auto"/>
                <w:left w:val="none" w:sz="0" w:space="0" w:color="auto"/>
                <w:bottom w:val="none" w:sz="0" w:space="0" w:color="auto"/>
                <w:right w:val="none" w:sz="0" w:space="0" w:color="auto"/>
              </w:divBdr>
            </w:div>
          </w:divsChild>
        </w:div>
        <w:div w:id="2080666307">
          <w:marLeft w:val="0"/>
          <w:marRight w:val="0"/>
          <w:marTop w:val="0"/>
          <w:marBottom w:val="0"/>
          <w:divBdr>
            <w:top w:val="none" w:sz="0" w:space="0" w:color="auto"/>
            <w:left w:val="none" w:sz="0" w:space="0" w:color="auto"/>
            <w:bottom w:val="none" w:sz="0" w:space="0" w:color="auto"/>
            <w:right w:val="none" w:sz="0" w:space="0" w:color="auto"/>
          </w:divBdr>
          <w:divsChild>
            <w:div w:id="839076625">
              <w:marLeft w:val="0"/>
              <w:marRight w:val="0"/>
              <w:marTop w:val="0"/>
              <w:marBottom w:val="0"/>
              <w:divBdr>
                <w:top w:val="none" w:sz="0" w:space="0" w:color="auto"/>
                <w:left w:val="none" w:sz="0" w:space="0" w:color="auto"/>
                <w:bottom w:val="none" w:sz="0" w:space="0" w:color="auto"/>
                <w:right w:val="none" w:sz="0" w:space="0" w:color="auto"/>
              </w:divBdr>
            </w:div>
          </w:divsChild>
        </w:div>
        <w:div w:id="1388988138">
          <w:marLeft w:val="0"/>
          <w:marRight w:val="0"/>
          <w:marTop w:val="0"/>
          <w:marBottom w:val="0"/>
          <w:divBdr>
            <w:top w:val="none" w:sz="0" w:space="0" w:color="auto"/>
            <w:left w:val="none" w:sz="0" w:space="0" w:color="auto"/>
            <w:bottom w:val="none" w:sz="0" w:space="0" w:color="auto"/>
            <w:right w:val="none" w:sz="0" w:space="0" w:color="auto"/>
          </w:divBdr>
          <w:divsChild>
            <w:div w:id="1038238230">
              <w:marLeft w:val="0"/>
              <w:marRight w:val="0"/>
              <w:marTop w:val="0"/>
              <w:marBottom w:val="0"/>
              <w:divBdr>
                <w:top w:val="none" w:sz="0" w:space="0" w:color="auto"/>
                <w:left w:val="none" w:sz="0" w:space="0" w:color="auto"/>
                <w:bottom w:val="none" w:sz="0" w:space="0" w:color="auto"/>
                <w:right w:val="none" w:sz="0" w:space="0" w:color="auto"/>
              </w:divBdr>
            </w:div>
          </w:divsChild>
        </w:div>
        <w:div w:id="2132162137">
          <w:marLeft w:val="0"/>
          <w:marRight w:val="0"/>
          <w:marTop w:val="0"/>
          <w:marBottom w:val="0"/>
          <w:divBdr>
            <w:top w:val="none" w:sz="0" w:space="0" w:color="auto"/>
            <w:left w:val="none" w:sz="0" w:space="0" w:color="auto"/>
            <w:bottom w:val="none" w:sz="0" w:space="0" w:color="auto"/>
            <w:right w:val="none" w:sz="0" w:space="0" w:color="auto"/>
          </w:divBdr>
          <w:divsChild>
            <w:div w:id="188447979">
              <w:marLeft w:val="0"/>
              <w:marRight w:val="0"/>
              <w:marTop w:val="0"/>
              <w:marBottom w:val="0"/>
              <w:divBdr>
                <w:top w:val="none" w:sz="0" w:space="0" w:color="auto"/>
                <w:left w:val="none" w:sz="0" w:space="0" w:color="auto"/>
                <w:bottom w:val="none" w:sz="0" w:space="0" w:color="auto"/>
                <w:right w:val="none" w:sz="0" w:space="0" w:color="auto"/>
              </w:divBdr>
            </w:div>
          </w:divsChild>
        </w:div>
        <w:div w:id="1178538573">
          <w:marLeft w:val="0"/>
          <w:marRight w:val="0"/>
          <w:marTop w:val="0"/>
          <w:marBottom w:val="0"/>
          <w:divBdr>
            <w:top w:val="none" w:sz="0" w:space="0" w:color="auto"/>
            <w:left w:val="none" w:sz="0" w:space="0" w:color="auto"/>
            <w:bottom w:val="none" w:sz="0" w:space="0" w:color="auto"/>
            <w:right w:val="none" w:sz="0" w:space="0" w:color="auto"/>
          </w:divBdr>
          <w:divsChild>
            <w:div w:id="2065911101">
              <w:marLeft w:val="0"/>
              <w:marRight w:val="0"/>
              <w:marTop w:val="0"/>
              <w:marBottom w:val="0"/>
              <w:divBdr>
                <w:top w:val="none" w:sz="0" w:space="0" w:color="auto"/>
                <w:left w:val="none" w:sz="0" w:space="0" w:color="auto"/>
                <w:bottom w:val="none" w:sz="0" w:space="0" w:color="auto"/>
                <w:right w:val="none" w:sz="0" w:space="0" w:color="auto"/>
              </w:divBdr>
            </w:div>
          </w:divsChild>
        </w:div>
        <w:div w:id="1633366531">
          <w:marLeft w:val="0"/>
          <w:marRight w:val="0"/>
          <w:marTop w:val="0"/>
          <w:marBottom w:val="0"/>
          <w:divBdr>
            <w:top w:val="none" w:sz="0" w:space="0" w:color="auto"/>
            <w:left w:val="none" w:sz="0" w:space="0" w:color="auto"/>
            <w:bottom w:val="none" w:sz="0" w:space="0" w:color="auto"/>
            <w:right w:val="none" w:sz="0" w:space="0" w:color="auto"/>
          </w:divBdr>
          <w:divsChild>
            <w:div w:id="477186779">
              <w:marLeft w:val="0"/>
              <w:marRight w:val="0"/>
              <w:marTop w:val="0"/>
              <w:marBottom w:val="0"/>
              <w:divBdr>
                <w:top w:val="none" w:sz="0" w:space="0" w:color="auto"/>
                <w:left w:val="none" w:sz="0" w:space="0" w:color="auto"/>
                <w:bottom w:val="none" w:sz="0" w:space="0" w:color="auto"/>
                <w:right w:val="none" w:sz="0" w:space="0" w:color="auto"/>
              </w:divBdr>
            </w:div>
          </w:divsChild>
        </w:div>
        <w:div w:id="2095129957">
          <w:marLeft w:val="0"/>
          <w:marRight w:val="0"/>
          <w:marTop w:val="0"/>
          <w:marBottom w:val="0"/>
          <w:divBdr>
            <w:top w:val="none" w:sz="0" w:space="0" w:color="auto"/>
            <w:left w:val="none" w:sz="0" w:space="0" w:color="auto"/>
            <w:bottom w:val="none" w:sz="0" w:space="0" w:color="auto"/>
            <w:right w:val="none" w:sz="0" w:space="0" w:color="auto"/>
          </w:divBdr>
          <w:divsChild>
            <w:div w:id="1000547821">
              <w:marLeft w:val="0"/>
              <w:marRight w:val="0"/>
              <w:marTop w:val="0"/>
              <w:marBottom w:val="0"/>
              <w:divBdr>
                <w:top w:val="none" w:sz="0" w:space="0" w:color="auto"/>
                <w:left w:val="none" w:sz="0" w:space="0" w:color="auto"/>
                <w:bottom w:val="none" w:sz="0" w:space="0" w:color="auto"/>
                <w:right w:val="none" w:sz="0" w:space="0" w:color="auto"/>
              </w:divBdr>
            </w:div>
          </w:divsChild>
        </w:div>
        <w:div w:id="1921788316">
          <w:marLeft w:val="0"/>
          <w:marRight w:val="0"/>
          <w:marTop w:val="0"/>
          <w:marBottom w:val="0"/>
          <w:divBdr>
            <w:top w:val="none" w:sz="0" w:space="0" w:color="auto"/>
            <w:left w:val="none" w:sz="0" w:space="0" w:color="auto"/>
            <w:bottom w:val="none" w:sz="0" w:space="0" w:color="auto"/>
            <w:right w:val="none" w:sz="0" w:space="0" w:color="auto"/>
          </w:divBdr>
          <w:divsChild>
            <w:div w:id="958683098">
              <w:marLeft w:val="0"/>
              <w:marRight w:val="0"/>
              <w:marTop w:val="0"/>
              <w:marBottom w:val="0"/>
              <w:divBdr>
                <w:top w:val="none" w:sz="0" w:space="0" w:color="auto"/>
                <w:left w:val="none" w:sz="0" w:space="0" w:color="auto"/>
                <w:bottom w:val="none" w:sz="0" w:space="0" w:color="auto"/>
                <w:right w:val="none" w:sz="0" w:space="0" w:color="auto"/>
              </w:divBdr>
            </w:div>
          </w:divsChild>
        </w:div>
        <w:div w:id="2131167330">
          <w:marLeft w:val="0"/>
          <w:marRight w:val="0"/>
          <w:marTop w:val="0"/>
          <w:marBottom w:val="0"/>
          <w:divBdr>
            <w:top w:val="none" w:sz="0" w:space="0" w:color="auto"/>
            <w:left w:val="none" w:sz="0" w:space="0" w:color="auto"/>
            <w:bottom w:val="none" w:sz="0" w:space="0" w:color="auto"/>
            <w:right w:val="none" w:sz="0" w:space="0" w:color="auto"/>
          </w:divBdr>
          <w:divsChild>
            <w:div w:id="1657144150">
              <w:marLeft w:val="0"/>
              <w:marRight w:val="0"/>
              <w:marTop w:val="0"/>
              <w:marBottom w:val="0"/>
              <w:divBdr>
                <w:top w:val="none" w:sz="0" w:space="0" w:color="auto"/>
                <w:left w:val="none" w:sz="0" w:space="0" w:color="auto"/>
                <w:bottom w:val="none" w:sz="0" w:space="0" w:color="auto"/>
                <w:right w:val="none" w:sz="0" w:space="0" w:color="auto"/>
              </w:divBdr>
            </w:div>
          </w:divsChild>
        </w:div>
        <w:div w:id="1523586703">
          <w:marLeft w:val="0"/>
          <w:marRight w:val="0"/>
          <w:marTop w:val="0"/>
          <w:marBottom w:val="0"/>
          <w:divBdr>
            <w:top w:val="none" w:sz="0" w:space="0" w:color="auto"/>
            <w:left w:val="none" w:sz="0" w:space="0" w:color="auto"/>
            <w:bottom w:val="none" w:sz="0" w:space="0" w:color="auto"/>
            <w:right w:val="none" w:sz="0" w:space="0" w:color="auto"/>
          </w:divBdr>
          <w:divsChild>
            <w:div w:id="371156805">
              <w:marLeft w:val="0"/>
              <w:marRight w:val="0"/>
              <w:marTop w:val="0"/>
              <w:marBottom w:val="0"/>
              <w:divBdr>
                <w:top w:val="none" w:sz="0" w:space="0" w:color="auto"/>
                <w:left w:val="none" w:sz="0" w:space="0" w:color="auto"/>
                <w:bottom w:val="none" w:sz="0" w:space="0" w:color="auto"/>
                <w:right w:val="none" w:sz="0" w:space="0" w:color="auto"/>
              </w:divBdr>
            </w:div>
          </w:divsChild>
        </w:div>
        <w:div w:id="1182162922">
          <w:marLeft w:val="0"/>
          <w:marRight w:val="0"/>
          <w:marTop w:val="0"/>
          <w:marBottom w:val="0"/>
          <w:divBdr>
            <w:top w:val="none" w:sz="0" w:space="0" w:color="auto"/>
            <w:left w:val="none" w:sz="0" w:space="0" w:color="auto"/>
            <w:bottom w:val="none" w:sz="0" w:space="0" w:color="auto"/>
            <w:right w:val="none" w:sz="0" w:space="0" w:color="auto"/>
          </w:divBdr>
          <w:divsChild>
            <w:div w:id="22750502">
              <w:marLeft w:val="0"/>
              <w:marRight w:val="0"/>
              <w:marTop w:val="0"/>
              <w:marBottom w:val="0"/>
              <w:divBdr>
                <w:top w:val="none" w:sz="0" w:space="0" w:color="auto"/>
                <w:left w:val="none" w:sz="0" w:space="0" w:color="auto"/>
                <w:bottom w:val="none" w:sz="0" w:space="0" w:color="auto"/>
                <w:right w:val="none" w:sz="0" w:space="0" w:color="auto"/>
              </w:divBdr>
            </w:div>
          </w:divsChild>
        </w:div>
        <w:div w:id="533006861">
          <w:marLeft w:val="0"/>
          <w:marRight w:val="0"/>
          <w:marTop w:val="0"/>
          <w:marBottom w:val="0"/>
          <w:divBdr>
            <w:top w:val="none" w:sz="0" w:space="0" w:color="auto"/>
            <w:left w:val="none" w:sz="0" w:space="0" w:color="auto"/>
            <w:bottom w:val="none" w:sz="0" w:space="0" w:color="auto"/>
            <w:right w:val="none" w:sz="0" w:space="0" w:color="auto"/>
          </w:divBdr>
          <w:divsChild>
            <w:div w:id="944314881">
              <w:marLeft w:val="0"/>
              <w:marRight w:val="0"/>
              <w:marTop w:val="0"/>
              <w:marBottom w:val="0"/>
              <w:divBdr>
                <w:top w:val="none" w:sz="0" w:space="0" w:color="auto"/>
                <w:left w:val="none" w:sz="0" w:space="0" w:color="auto"/>
                <w:bottom w:val="none" w:sz="0" w:space="0" w:color="auto"/>
                <w:right w:val="none" w:sz="0" w:space="0" w:color="auto"/>
              </w:divBdr>
            </w:div>
          </w:divsChild>
        </w:div>
        <w:div w:id="945380494">
          <w:marLeft w:val="0"/>
          <w:marRight w:val="0"/>
          <w:marTop w:val="0"/>
          <w:marBottom w:val="0"/>
          <w:divBdr>
            <w:top w:val="none" w:sz="0" w:space="0" w:color="auto"/>
            <w:left w:val="none" w:sz="0" w:space="0" w:color="auto"/>
            <w:bottom w:val="none" w:sz="0" w:space="0" w:color="auto"/>
            <w:right w:val="none" w:sz="0" w:space="0" w:color="auto"/>
          </w:divBdr>
          <w:divsChild>
            <w:div w:id="665789053">
              <w:marLeft w:val="0"/>
              <w:marRight w:val="0"/>
              <w:marTop w:val="0"/>
              <w:marBottom w:val="0"/>
              <w:divBdr>
                <w:top w:val="none" w:sz="0" w:space="0" w:color="auto"/>
                <w:left w:val="none" w:sz="0" w:space="0" w:color="auto"/>
                <w:bottom w:val="none" w:sz="0" w:space="0" w:color="auto"/>
                <w:right w:val="none" w:sz="0" w:space="0" w:color="auto"/>
              </w:divBdr>
            </w:div>
          </w:divsChild>
        </w:div>
        <w:div w:id="269238689">
          <w:marLeft w:val="0"/>
          <w:marRight w:val="0"/>
          <w:marTop w:val="0"/>
          <w:marBottom w:val="0"/>
          <w:divBdr>
            <w:top w:val="none" w:sz="0" w:space="0" w:color="auto"/>
            <w:left w:val="none" w:sz="0" w:space="0" w:color="auto"/>
            <w:bottom w:val="none" w:sz="0" w:space="0" w:color="auto"/>
            <w:right w:val="none" w:sz="0" w:space="0" w:color="auto"/>
          </w:divBdr>
          <w:divsChild>
            <w:div w:id="1538545367">
              <w:marLeft w:val="0"/>
              <w:marRight w:val="0"/>
              <w:marTop w:val="0"/>
              <w:marBottom w:val="0"/>
              <w:divBdr>
                <w:top w:val="none" w:sz="0" w:space="0" w:color="auto"/>
                <w:left w:val="none" w:sz="0" w:space="0" w:color="auto"/>
                <w:bottom w:val="none" w:sz="0" w:space="0" w:color="auto"/>
                <w:right w:val="none" w:sz="0" w:space="0" w:color="auto"/>
              </w:divBdr>
            </w:div>
          </w:divsChild>
        </w:div>
        <w:div w:id="393550107">
          <w:marLeft w:val="0"/>
          <w:marRight w:val="0"/>
          <w:marTop w:val="0"/>
          <w:marBottom w:val="0"/>
          <w:divBdr>
            <w:top w:val="none" w:sz="0" w:space="0" w:color="auto"/>
            <w:left w:val="none" w:sz="0" w:space="0" w:color="auto"/>
            <w:bottom w:val="none" w:sz="0" w:space="0" w:color="auto"/>
            <w:right w:val="none" w:sz="0" w:space="0" w:color="auto"/>
          </w:divBdr>
          <w:divsChild>
            <w:div w:id="1621063402">
              <w:marLeft w:val="0"/>
              <w:marRight w:val="0"/>
              <w:marTop w:val="0"/>
              <w:marBottom w:val="0"/>
              <w:divBdr>
                <w:top w:val="none" w:sz="0" w:space="0" w:color="auto"/>
                <w:left w:val="none" w:sz="0" w:space="0" w:color="auto"/>
                <w:bottom w:val="none" w:sz="0" w:space="0" w:color="auto"/>
                <w:right w:val="none" w:sz="0" w:space="0" w:color="auto"/>
              </w:divBdr>
            </w:div>
          </w:divsChild>
        </w:div>
        <w:div w:id="1252273412">
          <w:marLeft w:val="0"/>
          <w:marRight w:val="0"/>
          <w:marTop w:val="0"/>
          <w:marBottom w:val="0"/>
          <w:divBdr>
            <w:top w:val="none" w:sz="0" w:space="0" w:color="auto"/>
            <w:left w:val="none" w:sz="0" w:space="0" w:color="auto"/>
            <w:bottom w:val="none" w:sz="0" w:space="0" w:color="auto"/>
            <w:right w:val="none" w:sz="0" w:space="0" w:color="auto"/>
          </w:divBdr>
          <w:divsChild>
            <w:div w:id="765735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242645">
      <w:bodyDiv w:val="1"/>
      <w:marLeft w:val="0"/>
      <w:marRight w:val="0"/>
      <w:marTop w:val="0"/>
      <w:marBottom w:val="0"/>
      <w:divBdr>
        <w:top w:val="none" w:sz="0" w:space="0" w:color="auto"/>
        <w:left w:val="none" w:sz="0" w:space="0" w:color="auto"/>
        <w:bottom w:val="none" w:sz="0" w:space="0" w:color="auto"/>
        <w:right w:val="none" w:sz="0" w:space="0" w:color="auto"/>
      </w:divBdr>
    </w:div>
    <w:div w:id="929312328">
      <w:bodyDiv w:val="1"/>
      <w:marLeft w:val="0"/>
      <w:marRight w:val="0"/>
      <w:marTop w:val="0"/>
      <w:marBottom w:val="0"/>
      <w:divBdr>
        <w:top w:val="none" w:sz="0" w:space="0" w:color="auto"/>
        <w:left w:val="none" w:sz="0" w:space="0" w:color="auto"/>
        <w:bottom w:val="none" w:sz="0" w:space="0" w:color="auto"/>
        <w:right w:val="none" w:sz="0" w:space="0" w:color="auto"/>
      </w:divBdr>
    </w:div>
    <w:div w:id="1294487240">
      <w:bodyDiv w:val="1"/>
      <w:marLeft w:val="0"/>
      <w:marRight w:val="0"/>
      <w:marTop w:val="0"/>
      <w:marBottom w:val="0"/>
      <w:divBdr>
        <w:top w:val="none" w:sz="0" w:space="0" w:color="auto"/>
        <w:left w:val="none" w:sz="0" w:space="0" w:color="auto"/>
        <w:bottom w:val="none" w:sz="0" w:space="0" w:color="auto"/>
        <w:right w:val="none" w:sz="0" w:space="0" w:color="auto"/>
      </w:divBdr>
      <w:divsChild>
        <w:div w:id="1444037466">
          <w:marLeft w:val="0"/>
          <w:marRight w:val="0"/>
          <w:marTop w:val="0"/>
          <w:marBottom w:val="0"/>
          <w:divBdr>
            <w:top w:val="none" w:sz="0" w:space="0" w:color="auto"/>
            <w:left w:val="none" w:sz="0" w:space="0" w:color="auto"/>
            <w:bottom w:val="none" w:sz="0" w:space="0" w:color="auto"/>
            <w:right w:val="none" w:sz="0" w:space="0" w:color="auto"/>
          </w:divBdr>
          <w:divsChild>
            <w:div w:id="1303995595">
              <w:marLeft w:val="0"/>
              <w:marRight w:val="0"/>
              <w:marTop w:val="0"/>
              <w:marBottom w:val="0"/>
              <w:divBdr>
                <w:top w:val="none" w:sz="0" w:space="0" w:color="auto"/>
                <w:left w:val="none" w:sz="0" w:space="0" w:color="auto"/>
                <w:bottom w:val="none" w:sz="0" w:space="0" w:color="auto"/>
                <w:right w:val="none" w:sz="0" w:space="0" w:color="auto"/>
              </w:divBdr>
            </w:div>
          </w:divsChild>
        </w:div>
        <w:div w:id="606811855">
          <w:marLeft w:val="0"/>
          <w:marRight w:val="0"/>
          <w:marTop w:val="0"/>
          <w:marBottom w:val="0"/>
          <w:divBdr>
            <w:top w:val="none" w:sz="0" w:space="0" w:color="auto"/>
            <w:left w:val="none" w:sz="0" w:space="0" w:color="auto"/>
            <w:bottom w:val="none" w:sz="0" w:space="0" w:color="auto"/>
            <w:right w:val="none" w:sz="0" w:space="0" w:color="auto"/>
          </w:divBdr>
          <w:divsChild>
            <w:div w:id="1815103380">
              <w:marLeft w:val="0"/>
              <w:marRight w:val="0"/>
              <w:marTop w:val="0"/>
              <w:marBottom w:val="0"/>
              <w:divBdr>
                <w:top w:val="none" w:sz="0" w:space="0" w:color="auto"/>
                <w:left w:val="none" w:sz="0" w:space="0" w:color="auto"/>
                <w:bottom w:val="none" w:sz="0" w:space="0" w:color="auto"/>
                <w:right w:val="none" w:sz="0" w:space="0" w:color="auto"/>
              </w:divBdr>
            </w:div>
          </w:divsChild>
        </w:div>
        <w:div w:id="924917180">
          <w:marLeft w:val="0"/>
          <w:marRight w:val="0"/>
          <w:marTop w:val="0"/>
          <w:marBottom w:val="0"/>
          <w:divBdr>
            <w:top w:val="none" w:sz="0" w:space="0" w:color="auto"/>
            <w:left w:val="none" w:sz="0" w:space="0" w:color="auto"/>
            <w:bottom w:val="none" w:sz="0" w:space="0" w:color="auto"/>
            <w:right w:val="none" w:sz="0" w:space="0" w:color="auto"/>
          </w:divBdr>
          <w:divsChild>
            <w:div w:id="1269894436">
              <w:marLeft w:val="0"/>
              <w:marRight w:val="0"/>
              <w:marTop w:val="0"/>
              <w:marBottom w:val="0"/>
              <w:divBdr>
                <w:top w:val="none" w:sz="0" w:space="0" w:color="auto"/>
                <w:left w:val="none" w:sz="0" w:space="0" w:color="auto"/>
                <w:bottom w:val="none" w:sz="0" w:space="0" w:color="auto"/>
                <w:right w:val="none" w:sz="0" w:space="0" w:color="auto"/>
              </w:divBdr>
            </w:div>
          </w:divsChild>
        </w:div>
        <w:div w:id="390427330">
          <w:marLeft w:val="0"/>
          <w:marRight w:val="0"/>
          <w:marTop w:val="0"/>
          <w:marBottom w:val="0"/>
          <w:divBdr>
            <w:top w:val="none" w:sz="0" w:space="0" w:color="auto"/>
            <w:left w:val="none" w:sz="0" w:space="0" w:color="auto"/>
            <w:bottom w:val="none" w:sz="0" w:space="0" w:color="auto"/>
            <w:right w:val="none" w:sz="0" w:space="0" w:color="auto"/>
          </w:divBdr>
          <w:divsChild>
            <w:div w:id="1088233458">
              <w:marLeft w:val="0"/>
              <w:marRight w:val="0"/>
              <w:marTop w:val="0"/>
              <w:marBottom w:val="0"/>
              <w:divBdr>
                <w:top w:val="none" w:sz="0" w:space="0" w:color="auto"/>
                <w:left w:val="none" w:sz="0" w:space="0" w:color="auto"/>
                <w:bottom w:val="none" w:sz="0" w:space="0" w:color="auto"/>
                <w:right w:val="none" w:sz="0" w:space="0" w:color="auto"/>
              </w:divBdr>
            </w:div>
          </w:divsChild>
        </w:div>
        <w:div w:id="971712654">
          <w:marLeft w:val="0"/>
          <w:marRight w:val="0"/>
          <w:marTop w:val="0"/>
          <w:marBottom w:val="0"/>
          <w:divBdr>
            <w:top w:val="none" w:sz="0" w:space="0" w:color="auto"/>
            <w:left w:val="none" w:sz="0" w:space="0" w:color="auto"/>
            <w:bottom w:val="none" w:sz="0" w:space="0" w:color="auto"/>
            <w:right w:val="none" w:sz="0" w:space="0" w:color="auto"/>
          </w:divBdr>
          <w:divsChild>
            <w:div w:id="680813860">
              <w:marLeft w:val="0"/>
              <w:marRight w:val="0"/>
              <w:marTop w:val="0"/>
              <w:marBottom w:val="0"/>
              <w:divBdr>
                <w:top w:val="none" w:sz="0" w:space="0" w:color="auto"/>
                <w:left w:val="none" w:sz="0" w:space="0" w:color="auto"/>
                <w:bottom w:val="none" w:sz="0" w:space="0" w:color="auto"/>
                <w:right w:val="none" w:sz="0" w:space="0" w:color="auto"/>
              </w:divBdr>
            </w:div>
          </w:divsChild>
        </w:div>
        <w:div w:id="1126192905">
          <w:marLeft w:val="0"/>
          <w:marRight w:val="0"/>
          <w:marTop w:val="0"/>
          <w:marBottom w:val="0"/>
          <w:divBdr>
            <w:top w:val="none" w:sz="0" w:space="0" w:color="auto"/>
            <w:left w:val="none" w:sz="0" w:space="0" w:color="auto"/>
            <w:bottom w:val="none" w:sz="0" w:space="0" w:color="auto"/>
            <w:right w:val="none" w:sz="0" w:space="0" w:color="auto"/>
          </w:divBdr>
          <w:divsChild>
            <w:div w:id="1954895032">
              <w:marLeft w:val="0"/>
              <w:marRight w:val="0"/>
              <w:marTop w:val="0"/>
              <w:marBottom w:val="0"/>
              <w:divBdr>
                <w:top w:val="none" w:sz="0" w:space="0" w:color="auto"/>
                <w:left w:val="none" w:sz="0" w:space="0" w:color="auto"/>
                <w:bottom w:val="none" w:sz="0" w:space="0" w:color="auto"/>
                <w:right w:val="none" w:sz="0" w:space="0" w:color="auto"/>
              </w:divBdr>
            </w:div>
          </w:divsChild>
        </w:div>
        <w:div w:id="594284174">
          <w:marLeft w:val="0"/>
          <w:marRight w:val="0"/>
          <w:marTop w:val="0"/>
          <w:marBottom w:val="0"/>
          <w:divBdr>
            <w:top w:val="none" w:sz="0" w:space="0" w:color="auto"/>
            <w:left w:val="none" w:sz="0" w:space="0" w:color="auto"/>
            <w:bottom w:val="none" w:sz="0" w:space="0" w:color="auto"/>
            <w:right w:val="none" w:sz="0" w:space="0" w:color="auto"/>
          </w:divBdr>
          <w:divsChild>
            <w:div w:id="325597712">
              <w:marLeft w:val="0"/>
              <w:marRight w:val="0"/>
              <w:marTop w:val="0"/>
              <w:marBottom w:val="0"/>
              <w:divBdr>
                <w:top w:val="none" w:sz="0" w:space="0" w:color="auto"/>
                <w:left w:val="none" w:sz="0" w:space="0" w:color="auto"/>
                <w:bottom w:val="none" w:sz="0" w:space="0" w:color="auto"/>
                <w:right w:val="none" w:sz="0" w:space="0" w:color="auto"/>
              </w:divBdr>
            </w:div>
          </w:divsChild>
        </w:div>
        <w:div w:id="1235775027">
          <w:marLeft w:val="0"/>
          <w:marRight w:val="0"/>
          <w:marTop w:val="0"/>
          <w:marBottom w:val="0"/>
          <w:divBdr>
            <w:top w:val="none" w:sz="0" w:space="0" w:color="auto"/>
            <w:left w:val="none" w:sz="0" w:space="0" w:color="auto"/>
            <w:bottom w:val="none" w:sz="0" w:space="0" w:color="auto"/>
            <w:right w:val="none" w:sz="0" w:space="0" w:color="auto"/>
          </w:divBdr>
          <w:divsChild>
            <w:div w:id="2037849756">
              <w:marLeft w:val="0"/>
              <w:marRight w:val="0"/>
              <w:marTop w:val="0"/>
              <w:marBottom w:val="0"/>
              <w:divBdr>
                <w:top w:val="none" w:sz="0" w:space="0" w:color="auto"/>
                <w:left w:val="none" w:sz="0" w:space="0" w:color="auto"/>
                <w:bottom w:val="none" w:sz="0" w:space="0" w:color="auto"/>
                <w:right w:val="none" w:sz="0" w:space="0" w:color="auto"/>
              </w:divBdr>
            </w:div>
          </w:divsChild>
        </w:div>
        <w:div w:id="1572420318">
          <w:marLeft w:val="0"/>
          <w:marRight w:val="0"/>
          <w:marTop w:val="0"/>
          <w:marBottom w:val="0"/>
          <w:divBdr>
            <w:top w:val="none" w:sz="0" w:space="0" w:color="auto"/>
            <w:left w:val="none" w:sz="0" w:space="0" w:color="auto"/>
            <w:bottom w:val="none" w:sz="0" w:space="0" w:color="auto"/>
            <w:right w:val="none" w:sz="0" w:space="0" w:color="auto"/>
          </w:divBdr>
          <w:divsChild>
            <w:div w:id="885994882">
              <w:marLeft w:val="0"/>
              <w:marRight w:val="0"/>
              <w:marTop w:val="0"/>
              <w:marBottom w:val="0"/>
              <w:divBdr>
                <w:top w:val="none" w:sz="0" w:space="0" w:color="auto"/>
                <w:left w:val="none" w:sz="0" w:space="0" w:color="auto"/>
                <w:bottom w:val="none" w:sz="0" w:space="0" w:color="auto"/>
                <w:right w:val="none" w:sz="0" w:space="0" w:color="auto"/>
              </w:divBdr>
            </w:div>
          </w:divsChild>
        </w:div>
        <w:div w:id="119884037">
          <w:marLeft w:val="0"/>
          <w:marRight w:val="0"/>
          <w:marTop w:val="0"/>
          <w:marBottom w:val="0"/>
          <w:divBdr>
            <w:top w:val="none" w:sz="0" w:space="0" w:color="auto"/>
            <w:left w:val="none" w:sz="0" w:space="0" w:color="auto"/>
            <w:bottom w:val="none" w:sz="0" w:space="0" w:color="auto"/>
            <w:right w:val="none" w:sz="0" w:space="0" w:color="auto"/>
          </w:divBdr>
          <w:divsChild>
            <w:div w:id="2077044032">
              <w:marLeft w:val="0"/>
              <w:marRight w:val="0"/>
              <w:marTop w:val="0"/>
              <w:marBottom w:val="0"/>
              <w:divBdr>
                <w:top w:val="none" w:sz="0" w:space="0" w:color="auto"/>
                <w:left w:val="none" w:sz="0" w:space="0" w:color="auto"/>
                <w:bottom w:val="none" w:sz="0" w:space="0" w:color="auto"/>
                <w:right w:val="none" w:sz="0" w:space="0" w:color="auto"/>
              </w:divBdr>
            </w:div>
          </w:divsChild>
        </w:div>
        <w:div w:id="988938963">
          <w:marLeft w:val="0"/>
          <w:marRight w:val="0"/>
          <w:marTop w:val="0"/>
          <w:marBottom w:val="0"/>
          <w:divBdr>
            <w:top w:val="none" w:sz="0" w:space="0" w:color="auto"/>
            <w:left w:val="none" w:sz="0" w:space="0" w:color="auto"/>
            <w:bottom w:val="none" w:sz="0" w:space="0" w:color="auto"/>
            <w:right w:val="none" w:sz="0" w:space="0" w:color="auto"/>
          </w:divBdr>
          <w:divsChild>
            <w:div w:id="1777825815">
              <w:marLeft w:val="0"/>
              <w:marRight w:val="0"/>
              <w:marTop w:val="0"/>
              <w:marBottom w:val="0"/>
              <w:divBdr>
                <w:top w:val="none" w:sz="0" w:space="0" w:color="auto"/>
                <w:left w:val="none" w:sz="0" w:space="0" w:color="auto"/>
                <w:bottom w:val="none" w:sz="0" w:space="0" w:color="auto"/>
                <w:right w:val="none" w:sz="0" w:space="0" w:color="auto"/>
              </w:divBdr>
            </w:div>
          </w:divsChild>
        </w:div>
        <w:div w:id="688919831">
          <w:marLeft w:val="0"/>
          <w:marRight w:val="0"/>
          <w:marTop w:val="0"/>
          <w:marBottom w:val="0"/>
          <w:divBdr>
            <w:top w:val="none" w:sz="0" w:space="0" w:color="auto"/>
            <w:left w:val="none" w:sz="0" w:space="0" w:color="auto"/>
            <w:bottom w:val="none" w:sz="0" w:space="0" w:color="auto"/>
            <w:right w:val="none" w:sz="0" w:space="0" w:color="auto"/>
          </w:divBdr>
          <w:divsChild>
            <w:div w:id="1568808209">
              <w:marLeft w:val="0"/>
              <w:marRight w:val="0"/>
              <w:marTop w:val="0"/>
              <w:marBottom w:val="0"/>
              <w:divBdr>
                <w:top w:val="none" w:sz="0" w:space="0" w:color="auto"/>
                <w:left w:val="none" w:sz="0" w:space="0" w:color="auto"/>
                <w:bottom w:val="none" w:sz="0" w:space="0" w:color="auto"/>
                <w:right w:val="none" w:sz="0" w:space="0" w:color="auto"/>
              </w:divBdr>
            </w:div>
          </w:divsChild>
        </w:div>
        <w:div w:id="1424490776">
          <w:marLeft w:val="0"/>
          <w:marRight w:val="0"/>
          <w:marTop w:val="0"/>
          <w:marBottom w:val="0"/>
          <w:divBdr>
            <w:top w:val="none" w:sz="0" w:space="0" w:color="auto"/>
            <w:left w:val="none" w:sz="0" w:space="0" w:color="auto"/>
            <w:bottom w:val="none" w:sz="0" w:space="0" w:color="auto"/>
            <w:right w:val="none" w:sz="0" w:space="0" w:color="auto"/>
          </w:divBdr>
          <w:divsChild>
            <w:div w:id="272442563">
              <w:marLeft w:val="0"/>
              <w:marRight w:val="0"/>
              <w:marTop w:val="0"/>
              <w:marBottom w:val="0"/>
              <w:divBdr>
                <w:top w:val="none" w:sz="0" w:space="0" w:color="auto"/>
                <w:left w:val="none" w:sz="0" w:space="0" w:color="auto"/>
                <w:bottom w:val="none" w:sz="0" w:space="0" w:color="auto"/>
                <w:right w:val="none" w:sz="0" w:space="0" w:color="auto"/>
              </w:divBdr>
            </w:div>
          </w:divsChild>
        </w:div>
        <w:div w:id="780884002">
          <w:marLeft w:val="0"/>
          <w:marRight w:val="0"/>
          <w:marTop w:val="0"/>
          <w:marBottom w:val="0"/>
          <w:divBdr>
            <w:top w:val="none" w:sz="0" w:space="0" w:color="auto"/>
            <w:left w:val="none" w:sz="0" w:space="0" w:color="auto"/>
            <w:bottom w:val="none" w:sz="0" w:space="0" w:color="auto"/>
            <w:right w:val="none" w:sz="0" w:space="0" w:color="auto"/>
          </w:divBdr>
          <w:divsChild>
            <w:div w:id="2017614202">
              <w:marLeft w:val="0"/>
              <w:marRight w:val="0"/>
              <w:marTop w:val="0"/>
              <w:marBottom w:val="0"/>
              <w:divBdr>
                <w:top w:val="none" w:sz="0" w:space="0" w:color="auto"/>
                <w:left w:val="none" w:sz="0" w:space="0" w:color="auto"/>
                <w:bottom w:val="none" w:sz="0" w:space="0" w:color="auto"/>
                <w:right w:val="none" w:sz="0" w:space="0" w:color="auto"/>
              </w:divBdr>
            </w:div>
          </w:divsChild>
        </w:div>
        <w:div w:id="921721946">
          <w:marLeft w:val="0"/>
          <w:marRight w:val="0"/>
          <w:marTop w:val="0"/>
          <w:marBottom w:val="0"/>
          <w:divBdr>
            <w:top w:val="none" w:sz="0" w:space="0" w:color="auto"/>
            <w:left w:val="none" w:sz="0" w:space="0" w:color="auto"/>
            <w:bottom w:val="none" w:sz="0" w:space="0" w:color="auto"/>
            <w:right w:val="none" w:sz="0" w:space="0" w:color="auto"/>
          </w:divBdr>
          <w:divsChild>
            <w:div w:id="690300505">
              <w:marLeft w:val="0"/>
              <w:marRight w:val="0"/>
              <w:marTop w:val="0"/>
              <w:marBottom w:val="0"/>
              <w:divBdr>
                <w:top w:val="none" w:sz="0" w:space="0" w:color="auto"/>
                <w:left w:val="none" w:sz="0" w:space="0" w:color="auto"/>
                <w:bottom w:val="none" w:sz="0" w:space="0" w:color="auto"/>
                <w:right w:val="none" w:sz="0" w:space="0" w:color="auto"/>
              </w:divBdr>
            </w:div>
          </w:divsChild>
        </w:div>
        <w:div w:id="749274983">
          <w:marLeft w:val="0"/>
          <w:marRight w:val="0"/>
          <w:marTop w:val="0"/>
          <w:marBottom w:val="0"/>
          <w:divBdr>
            <w:top w:val="none" w:sz="0" w:space="0" w:color="auto"/>
            <w:left w:val="none" w:sz="0" w:space="0" w:color="auto"/>
            <w:bottom w:val="none" w:sz="0" w:space="0" w:color="auto"/>
            <w:right w:val="none" w:sz="0" w:space="0" w:color="auto"/>
          </w:divBdr>
          <w:divsChild>
            <w:div w:id="2036539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941519">
      <w:bodyDiv w:val="1"/>
      <w:marLeft w:val="0"/>
      <w:marRight w:val="0"/>
      <w:marTop w:val="0"/>
      <w:marBottom w:val="0"/>
      <w:divBdr>
        <w:top w:val="none" w:sz="0" w:space="0" w:color="auto"/>
        <w:left w:val="none" w:sz="0" w:space="0" w:color="auto"/>
        <w:bottom w:val="none" w:sz="0" w:space="0" w:color="auto"/>
        <w:right w:val="none" w:sz="0" w:space="0" w:color="auto"/>
      </w:divBdr>
    </w:div>
    <w:div w:id="1389232636">
      <w:bodyDiv w:val="1"/>
      <w:marLeft w:val="0"/>
      <w:marRight w:val="0"/>
      <w:marTop w:val="0"/>
      <w:marBottom w:val="0"/>
      <w:divBdr>
        <w:top w:val="none" w:sz="0" w:space="0" w:color="auto"/>
        <w:left w:val="none" w:sz="0" w:space="0" w:color="auto"/>
        <w:bottom w:val="none" w:sz="0" w:space="0" w:color="auto"/>
        <w:right w:val="none" w:sz="0" w:space="0" w:color="auto"/>
      </w:divBdr>
    </w:div>
    <w:div w:id="1873834415">
      <w:bodyDiv w:val="1"/>
      <w:marLeft w:val="0"/>
      <w:marRight w:val="0"/>
      <w:marTop w:val="0"/>
      <w:marBottom w:val="0"/>
      <w:divBdr>
        <w:top w:val="none" w:sz="0" w:space="0" w:color="auto"/>
        <w:left w:val="none" w:sz="0" w:space="0" w:color="auto"/>
        <w:bottom w:val="none" w:sz="0" w:space="0" w:color="auto"/>
        <w:right w:val="none" w:sz="0" w:space="0" w:color="auto"/>
      </w:divBdr>
    </w:div>
    <w:div w:id="20995953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hyperlink" Target="https://github.com/JacSkel/Project-Module.git" TargetMode="Externa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hyperlink" Target="https://youtu.be/UD0_TPo7-88" TargetMode="External"/><Relationship Id="rId7" Type="http://schemas.openxmlformats.org/officeDocument/2006/relationships/chart" Target="charts/chart1.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jpe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fontTable" Target="fontTable.xml"/><Relationship Id="rId8" Type="http://schemas.openxmlformats.org/officeDocument/2006/relationships/image" Target="media/image2.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tx>
            <c:strRef>
              <c:f>Sheet1!$B$1</c:f>
              <c:strCache>
                <c:ptCount val="1"/>
                <c:pt idx="0">
                  <c:v>Year</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0049-46AC-A4D6-913789A7AD05}"/>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0049-46AC-A4D6-913789A7AD05}"/>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0049-46AC-A4D6-913789A7AD05}"/>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0049-46AC-A4D6-913789A7AD05}"/>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0049-46AC-A4D6-913789A7AD05}"/>
              </c:ext>
            </c:extLst>
          </c:dPt>
          <c:dPt>
            <c:idx val="5"/>
            <c:bubble3D val="0"/>
            <c:spPr>
              <a:solidFill>
                <a:schemeClr val="accent6"/>
              </a:solidFill>
              <a:ln w="19050">
                <a:solidFill>
                  <a:schemeClr val="lt1"/>
                </a:solidFill>
              </a:ln>
              <a:effectLst/>
            </c:spPr>
            <c:extLst>
              <c:ext xmlns:c16="http://schemas.microsoft.com/office/drawing/2014/chart" uri="{C3380CC4-5D6E-409C-BE32-E72D297353CC}">
                <c16:uniqueId val="{0000000B-0049-46AC-A4D6-913789A7AD05}"/>
              </c:ext>
            </c:extLst>
          </c:dPt>
          <c:dPt>
            <c:idx val="6"/>
            <c:bubble3D val="0"/>
            <c:spPr>
              <a:solidFill>
                <a:schemeClr val="accent1">
                  <a:lumMod val="60000"/>
                </a:schemeClr>
              </a:solidFill>
              <a:ln w="19050">
                <a:solidFill>
                  <a:schemeClr val="lt1"/>
                </a:solidFill>
              </a:ln>
              <a:effectLst/>
            </c:spPr>
            <c:extLst>
              <c:ext xmlns:c16="http://schemas.microsoft.com/office/drawing/2014/chart" uri="{C3380CC4-5D6E-409C-BE32-E72D297353CC}">
                <c16:uniqueId val="{0000000D-0049-46AC-A4D6-913789A7AD05}"/>
              </c:ext>
            </c:extLst>
          </c:dPt>
          <c:dPt>
            <c:idx val="7"/>
            <c:bubble3D val="0"/>
            <c:spPr>
              <a:solidFill>
                <a:schemeClr val="accent2">
                  <a:lumMod val="60000"/>
                </a:schemeClr>
              </a:solidFill>
              <a:ln w="19050">
                <a:solidFill>
                  <a:schemeClr val="lt1"/>
                </a:solidFill>
              </a:ln>
              <a:effectLst/>
            </c:spPr>
            <c:extLst>
              <c:ext xmlns:c16="http://schemas.microsoft.com/office/drawing/2014/chart" uri="{C3380CC4-5D6E-409C-BE32-E72D297353CC}">
                <c16:uniqueId val="{0000000F-0049-46AC-A4D6-913789A7AD05}"/>
              </c:ext>
            </c:extLst>
          </c:dPt>
          <c:dPt>
            <c:idx val="8"/>
            <c:bubble3D val="0"/>
            <c:spPr>
              <a:solidFill>
                <a:schemeClr val="accent3">
                  <a:lumMod val="60000"/>
                </a:schemeClr>
              </a:solidFill>
              <a:ln w="19050">
                <a:solidFill>
                  <a:schemeClr val="lt1"/>
                </a:solidFill>
              </a:ln>
              <a:effectLst/>
            </c:spPr>
            <c:extLst>
              <c:ext xmlns:c16="http://schemas.microsoft.com/office/drawing/2014/chart" uri="{C3380CC4-5D6E-409C-BE32-E72D297353CC}">
                <c16:uniqueId val="{00000011-0049-46AC-A4D6-913789A7AD05}"/>
              </c:ext>
            </c:extLst>
          </c:dPt>
          <c:dPt>
            <c:idx val="9"/>
            <c:bubble3D val="0"/>
            <c:spPr>
              <a:solidFill>
                <a:schemeClr val="accent4">
                  <a:lumMod val="60000"/>
                </a:schemeClr>
              </a:solidFill>
              <a:ln w="19050">
                <a:solidFill>
                  <a:schemeClr val="lt1"/>
                </a:solidFill>
              </a:ln>
              <a:effectLst/>
            </c:spPr>
            <c:extLst>
              <c:ext xmlns:c16="http://schemas.microsoft.com/office/drawing/2014/chart" uri="{C3380CC4-5D6E-409C-BE32-E72D297353CC}">
                <c16:uniqueId val="{00000013-0049-46AC-A4D6-913789A7AD05}"/>
              </c:ext>
            </c:extLst>
          </c:dPt>
          <c:cat>
            <c:strRef>
              <c:f>Sheet1!$A$2:$A$11</c:f>
              <c:strCache>
                <c:ptCount val="10"/>
                <c:pt idx="0">
                  <c:v>Decision Tree</c:v>
                </c:pt>
                <c:pt idx="1">
                  <c:v>Classification</c:v>
                </c:pt>
                <c:pt idx="2">
                  <c:v>Regression</c:v>
                </c:pt>
                <c:pt idx="3">
                  <c:v>Baseline models</c:v>
                </c:pt>
                <c:pt idx="4">
                  <c:v>Dual Methodology</c:v>
                </c:pt>
                <c:pt idx="5">
                  <c:v>Flowchart</c:v>
                </c:pt>
                <c:pt idx="6">
                  <c:v>K-Nearest neighbor</c:v>
                </c:pt>
                <c:pt idx="7">
                  <c:v>Convolutional neural network</c:v>
                </c:pt>
                <c:pt idx="8">
                  <c:v>Random forest Classifier</c:v>
                </c:pt>
                <c:pt idx="9">
                  <c:v>Naïve Bayes Classifier</c:v>
                </c:pt>
              </c:strCache>
            </c:strRef>
          </c:cat>
          <c:val>
            <c:numRef>
              <c:f>Sheet1!$B$2:$B$11</c:f>
              <c:numCache>
                <c:formatCode>General</c:formatCode>
                <c:ptCount val="10"/>
                <c:pt idx="0">
                  <c:v>3</c:v>
                </c:pt>
                <c:pt idx="1">
                  <c:v>1</c:v>
                </c:pt>
                <c:pt idx="2">
                  <c:v>1</c:v>
                </c:pt>
                <c:pt idx="3">
                  <c:v>1</c:v>
                </c:pt>
                <c:pt idx="4">
                  <c:v>1</c:v>
                </c:pt>
                <c:pt idx="5">
                  <c:v>1</c:v>
                </c:pt>
                <c:pt idx="6">
                  <c:v>1</c:v>
                </c:pt>
                <c:pt idx="7">
                  <c:v>1</c:v>
                </c:pt>
                <c:pt idx="8">
                  <c:v>1</c:v>
                </c:pt>
                <c:pt idx="9">
                  <c:v>1</c:v>
                </c:pt>
              </c:numCache>
            </c:numRef>
          </c:val>
          <c:extLst>
            <c:ext xmlns:c16="http://schemas.microsoft.com/office/drawing/2014/chart" uri="{C3380CC4-5D6E-409C-BE32-E72D297353CC}">
              <c16:uniqueId val="{00000014-0049-46AC-A4D6-913789A7AD05}"/>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560284-C0AF-409E-959D-E5319F6F0B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57</Pages>
  <Words>7740</Words>
  <Characters>44120</Characters>
  <Application>Microsoft Office Word</Application>
  <DocSecurity>0</DocSecurity>
  <Lines>367</Lines>
  <Paragraphs>103</Paragraphs>
  <ScaleCrop>false</ScaleCrop>
  <Company/>
  <LinksUpToDate>false</LinksUpToDate>
  <CharactersWithSpaces>51757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Skelton, Jack (Student)</dc:creator>
  <cp:keywords/>
  <dc:description/>
  <cp:lastModifiedBy>Skelton, Jack (Student)</cp:lastModifiedBy>
  <cp:revision>303</cp:revision>
  <dcterms:created xsi:type="dcterms:W3CDTF">2024-11-03T12:56:00Z</dcterms:created>
  <dcterms:modified xsi:type="dcterms:W3CDTF">2025-04-14T12:42:00Z</dcterms:modified>
</cp:coreProperties>
</file>